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2580" w:rsidRDefault="00932580" w:rsidP="003D5570">
      <w:pPr>
        <w:rPr>
          <w:rFonts w:cs="ＭＳ 明朝"/>
        </w:rPr>
      </w:pPr>
    </w:p>
    <w:p w:rsidR="00D8078B" w:rsidRDefault="00D8078B" w:rsidP="003D5570">
      <w:pPr>
        <w:rPr>
          <w:rFonts w:cs="ＭＳ 明朝"/>
        </w:rPr>
      </w:pPr>
    </w:p>
    <w:p w:rsidR="00C62713" w:rsidRDefault="00C62713" w:rsidP="003D5570"/>
    <w:p w:rsidR="00932580" w:rsidRDefault="00932580" w:rsidP="003D5570"/>
    <w:p w:rsidR="009E6C66" w:rsidRDefault="009E6C66" w:rsidP="003D5570"/>
    <w:p w:rsidR="009E6C66" w:rsidRDefault="009E6C66" w:rsidP="003D5570"/>
    <w:p w:rsidR="009E6C66" w:rsidRDefault="009E6C66" w:rsidP="003D5570"/>
    <w:p w:rsidR="009E6C66" w:rsidRDefault="009E6C66" w:rsidP="003D5570"/>
    <w:p w:rsidR="009E6C66" w:rsidRDefault="009E6C66" w:rsidP="003D5570"/>
    <w:p w:rsidR="009E6C66" w:rsidRDefault="009E6C66" w:rsidP="003D5570"/>
    <w:p w:rsidR="00932580" w:rsidRDefault="00932580" w:rsidP="003D5570"/>
    <w:p w:rsidR="009B7BE5" w:rsidRDefault="00186648" w:rsidP="00772F96">
      <w:pPr>
        <w:pStyle w:val="00"/>
      </w:pPr>
      <w:r>
        <w:rPr>
          <w:rFonts w:hint="eastAsia"/>
        </w:rPr>
        <w:t>浦幌フリーズドライ</w:t>
      </w:r>
      <w:r w:rsidR="00FE13B3">
        <w:rPr>
          <w:rFonts w:hint="eastAsia"/>
        </w:rPr>
        <w:t>株式会社</w:t>
      </w:r>
    </w:p>
    <w:p w:rsidR="000852E7" w:rsidRPr="00772F96" w:rsidRDefault="00186648" w:rsidP="00772F96">
      <w:pPr>
        <w:pStyle w:val="00"/>
      </w:pPr>
      <w:r>
        <w:rPr>
          <w:rFonts w:hint="eastAsia"/>
        </w:rPr>
        <w:t>原価計算ソフト導入手順書</w:t>
      </w:r>
    </w:p>
    <w:p w:rsidR="00932580" w:rsidRDefault="00932580" w:rsidP="003D5570"/>
    <w:p w:rsidR="00932580" w:rsidRDefault="00932580" w:rsidP="00CF49A7"/>
    <w:p w:rsidR="00932580" w:rsidRDefault="00932580" w:rsidP="003D5570"/>
    <w:p w:rsidR="00932580" w:rsidRDefault="00932580" w:rsidP="00CF49A7"/>
    <w:p w:rsidR="006114BE" w:rsidRDefault="006114BE" w:rsidP="00CF49A7"/>
    <w:p w:rsidR="006114BE" w:rsidRDefault="006114BE" w:rsidP="00CF49A7"/>
    <w:p w:rsidR="006114BE" w:rsidRDefault="006114BE" w:rsidP="002F4D06">
      <w:pPr>
        <w:tabs>
          <w:tab w:val="left" w:pos="1740"/>
        </w:tabs>
      </w:pPr>
    </w:p>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333407" w:rsidRPr="00B51842" w:rsidRDefault="00333407" w:rsidP="003D5570">
      <w:pPr>
        <w:pStyle w:val="001"/>
      </w:pPr>
      <w:r w:rsidRPr="00225516">
        <w:rPr>
          <w:rFonts w:hint="eastAsia"/>
        </w:rPr>
        <w:t>第</w:t>
      </w:r>
      <w:r w:rsidR="008A0563">
        <w:rPr>
          <w:rFonts w:hint="eastAsia"/>
        </w:rPr>
        <w:t>１</w:t>
      </w:r>
      <w:r w:rsidR="00DC111E" w:rsidRPr="00B51842">
        <w:rPr>
          <w:rFonts w:hint="eastAsia"/>
        </w:rPr>
        <w:t>.</w:t>
      </w:r>
      <w:ins w:id="0" w:author="小林　敬志" w:date="2015-11-17T23:33:00Z">
        <w:r w:rsidR="005E66B1">
          <w:rPr>
            <w:rFonts w:hint="eastAsia"/>
          </w:rPr>
          <w:t>1</w:t>
        </w:r>
      </w:ins>
      <w:del w:id="1" w:author="小林　敬志" w:date="2015-11-17T23:33:00Z">
        <w:r w:rsidR="008A0563" w:rsidDel="005E66B1">
          <w:rPr>
            <w:rFonts w:hint="eastAsia"/>
          </w:rPr>
          <w:delText>０</w:delText>
        </w:r>
      </w:del>
      <w:r w:rsidRPr="00B51842">
        <w:rPr>
          <w:rFonts w:hint="eastAsia"/>
        </w:rPr>
        <w:t>版</w:t>
      </w:r>
    </w:p>
    <w:p w:rsidR="00932580" w:rsidRPr="00932580" w:rsidRDefault="00000F24" w:rsidP="003D5570">
      <w:pPr>
        <w:pStyle w:val="001"/>
      </w:pPr>
      <w:r>
        <w:t>201</w:t>
      </w:r>
      <w:ins w:id="2" w:author="小林　敬志" w:date="2015-11-17T23:33:00Z">
        <w:r w:rsidR="001C47D3">
          <w:rPr>
            <w:rFonts w:hint="eastAsia"/>
          </w:rPr>
          <w:t>5</w:t>
        </w:r>
      </w:ins>
      <w:del w:id="3" w:author="小林　敬志" w:date="2015-11-17T23:33:00Z">
        <w:r w:rsidDel="001C47D3">
          <w:delText>7</w:delText>
        </w:r>
      </w:del>
      <w:r w:rsidR="00932580" w:rsidRPr="00B51842">
        <w:rPr>
          <w:rFonts w:hint="eastAsia"/>
        </w:rPr>
        <w:t>年</w:t>
      </w:r>
      <w:r w:rsidR="009E297E">
        <w:rPr>
          <w:rFonts w:hint="eastAsia"/>
        </w:rPr>
        <w:t>11</w:t>
      </w:r>
      <w:r w:rsidR="00932580" w:rsidRPr="00B51842">
        <w:rPr>
          <w:rFonts w:hint="eastAsia"/>
        </w:rPr>
        <w:t>月</w:t>
      </w:r>
      <w:ins w:id="4" w:author="小林　敬志" w:date="2015-11-17T23:37:00Z">
        <w:r w:rsidR="00387831">
          <w:rPr>
            <w:rFonts w:hint="eastAsia"/>
          </w:rPr>
          <w:t>21</w:t>
        </w:r>
      </w:ins>
      <w:del w:id="5" w:author="小林　敬志" w:date="2015-11-17T23:37:00Z">
        <w:r w:rsidR="003003F6" w:rsidDel="00387831">
          <w:rPr>
            <w:rFonts w:hint="eastAsia"/>
          </w:rPr>
          <w:delText>6</w:delText>
        </w:r>
      </w:del>
      <w:r w:rsidR="00932580" w:rsidRPr="00B51842">
        <w:rPr>
          <w:rFonts w:hint="eastAsia"/>
        </w:rPr>
        <w:t>日</w:t>
      </w:r>
    </w:p>
    <w:p w:rsidR="00932580" w:rsidRDefault="00932580" w:rsidP="003D5570"/>
    <w:p w:rsidR="00333407" w:rsidRDefault="00333407" w:rsidP="00AD245D">
      <w:pPr>
        <w:pStyle w:val="000"/>
        <w:jc w:val="both"/>
      </w:pPr>
    </w:p>
    <w:p w:rsidR="006B064C" w:rsidRDefault="00932580" w:rsidP="006B064C">
      <w:r>
        <w:br w:type="page"/>
      </w:r>
    </w:p>
    <w:p w:rsidR="007F5482" w:rsidRDefault="007F5482" w:rsidP="006B064C">
      <w:r>
        <w:rPr>
          <w:rFonts w:hint="eastAsia"/>
        </w:rPr>
        <w:lastRenderedPageBreak/>
        <w:t>改版履歴</w:t>
      </w:r>
    </w:p>
    <w:p w:rsidR="007F5482" w:rsidRDefault="007F5482" w:rsidP="006B064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6520"/>
      </w:tblGrid>
      <w:tr w:rsidR="00807FC5">
        <w:tc>
          <w:tcPr>
            <w:tcW w:w="1242" w:type="dxa"/>
            <w:shd w:val="clear" w:color="auto" w:fill="D9D9D9"/>
          </w:tcPr>
          <w:p w:rsidR="007F5482" w:rsidRDefault="007F5482" w:rsidP="005C54BF">
            <w:pPr>
              <w:jc w:val="center"/>
            </w:pPr>
            <w:r>
              <w:rPr>
                <w:rFonts w:hint="eastAsia"/>
              </w:rPr>
              <w:t>版数</w:t>
            </w:r>
          </w:p>
        </w:tc>
        <w:tc>
          <w:tcPr>
            <w:tcW w:w="1418" w:type="dxa"/>
            <w:shd w:val="clear" w:color="auto" w:fill="D9D9D9"/>
          </w:tcPr>
          <w:p w:rsidR="007F5482" w:rsidRDefault="007F5482" w:rsidP="005C54BF">
            <w:pPr>
              <w:jc w:val="center"/>
            </w:pPr>
            <w:r>
              <w:rPr>
                <w:rFonts w:hint="eastAsia"/>
              </w:rPr>
              <w:t>改版日付</w:t>
            </w:r>
          </w:p>
        </w:tc>
        <w:tc>
          <w:tcPr>
            <w:tcW w:w="6520" w:type="dxa"/>
            <w:shd w:val="clear" w:color="auto" w:fill="D9D9D9"/>
          </w:tcPr>
          <w:p w:rsidR="007F5482" w:rsidRDefault="007F5482" w:rsidP="005C54BF">
            <w:pPr>
              <w:jc w:val="center"/>
            </w:pPr>
            <w:r>
              <w:rPr>
                <w:rFonts w:hint="eastAsia"/>
              </w:rPr>
              <w:t>内容</w:t>
            </w:r>
          </w:p>
        </w:tc>
      </w:tr>
      <w:tr w:rsidR="00807FC5">
        <w:tc>
          <w:tcPr>
            <w:tcW w:w="1242" w:type="dxa"/>
          </w:tcPr>
          <w:p w:rsidR="007F5482" w:rsidRDefault="008A0563" w:rsidP="006B064C">
            <w:r>
              <w:rPr>
                <w:rFonts w:hint="eastAsia"/>
              </w:rPr>
              <w:t>1</w:t>
            </w:r>
            <w:r w:rsidR="002F4D06">
              <w:rPr>
                <w:rFonts w:hint="eastAsia"/>
              </w:rPr>
              <w:t>.</w:t>
            </w:r>
            <w:r>
              <w:rPr>
                <w:rFonts w:hint="eastAsia"/>
              </w:rPr>
              <w:t>0</w:t>
            </w:r>
          </w:p>
        </w:tc>
        <w:tc>
          <w:tcPr>
            <w:tcW w:w="1418" w:type="dxa"/>
          </w:tcPr>
          <w:p w:rsidR="007F5482" w:rsidRDefault="007F5482" w:rsidP="00460A26">
            <w:r>
              <w:rPr>
                <w:rFonts w:hint="eastAsia"/>
              </w:rPr>
              <w:t>201</w:t>
            </w:r>
            <w:ins w:id="6" w:author="小林　敬志" w:date="2015-11-17T23:36:00Z">
              <w:r w:rsidR="00515D9B">
                <w:rPr>
                  <w:rFonts w:hint="eastAsia"/>
                </w:rPr>
                <w:t>5</w:t>
              </w:r>
            </w:ins>
            <w:del w:id="7" w:author="小林　敬志" w:date="2015-11-17T23:36:00Z">
              <w:r w:rsidR="00000F24" w:rsidDel="0008528C">
                <w:rPr>
                  <w:rFonts w:hint="eastAsia"/>
                </w:rPr>
                <w:delText>7</w:delText>
              </w:r>
            </w:del>
            <w:r>
              <w:rPr>
                <w:rFonts w:hint="eastAsia"/>
              </w:rPr>
              <w:t>/</w:t>
            </w:r>
            <w:r w:rsidR="00000F24">
              <w:rPr>
                <w:rFonts w:hint="eastAsia"/>
              </w:rPr>
              <w:t>11</w:t>
            </w:r>
            <w:r>
              <w:rPr>
                <w:rFonts w:hint="eastAsia"/>
              </w:rPr>
              <w:t>/</w:t>
            </w:r>
            <w:r w:rsidR="003003F6">
              <w:rPr>
                <w:rFonts w:hint="eastAsia"/>
              </w:rPr>
              <w:t>6</w:t>
            </w:r>
          </w:p>
        </w:tc>
        <w:tc>
          <w:tcPr>
            <w:tcW w:w="6520" w:type="dxa"/>
          </w:tcPr>
          <w:p w:rsidR="007F5482" w:rsidRDefault="007F5482" w:rsidP="006B064C">
            <w:r>
              <w:rPr>
                <w:rFonts w:hint="eastAsia"/>
              </w:rPr>
              <w:t>初版として新規作成</w:t>
            </w:r>
            <w:r w:rsidR="007E1052">
              <w:rPr>
                <w:rFonts w:hint="eastAsia"/>
              </w:rPr>
              <w:t>。</w:t>
            </w:r>
          </w:p>
        </w:tc>
      </w:tr>
      <w:tr w:rsidR="00807FC5">
        <w:tc>
          <w:tcPr>
            <w:tcW w:w="1242" w:type="dxa"/>
          </w:tcPr>
          <w:p w:rsidR="007F5482" w:rsidRPr="00EE3F1E" w:rsidRDefault="001C47D3" w:rsidP="006B064C">
            <w:ins w:id="8" w:author="小林　敬志" w:date="2015-11-17T23:35:00Z">
              <w:r>
                <w:rPr>
                  <w:rFonts w:hint="eastAsia"/>
                </w:rPr>
                <w:t>1.1</w:t>
              </w:r>
            </w:ins>
          </w:p>
        </w:tc>
        <w:tc>
          <w:tcPr>
            <w:tcW w:w="1418" w:type="dxa"/>
          </w:tcPr>
          <w:p w:rsidR="007F5482" w:rsidRPr="00EE3F1E" w:rsidRDefault="00387831" w:rsidP="00842A41">
            <w:ins w:id="9" w:author="小林　敬志" w:date="2015-11-17T23:36:00Z">
              <w:r>
                <w:rPr>
                  <w:rFonts w:hint="eastAsia"/>
                </w:rPr>
                <w:t>2015/11</w:t>
              </w:r>
            </w:ins>
            <w:ins w:id="10" w:author="小林　敬志" w:date="2015-11-17T23:37:00Z">
              <w:r>
                <w:rPr>
                  <w:rFonts w:hint="eastAsia"/>
                </w:rPr>
                <w:t>/21</w:t>
              </w:r>
            </w:ins>
          </w:p>
        </w:tc>
        <w:tc>
          <w:tcPr>
            <w:tcW w:w="6520" w:type="dxa"/>
          </w:tcPr>
          <w:p w:rsidR="00CF37B4" w:rsidRPr="00EE3F1E" w:rsidRDefault="00EA203D" w:rsidP="00CF37B4">
            <w:ins w:id="11" w:author="小林　敬志" w:date="2015-11-17T23:41:00Z">
              <w:r>
                <w:rPr>
                  <w:rFonts w:hint="eastAsia"/>
                </w:rPr>
                <w:t>帳票</w:t>
              </w:r>
            </w:ins>
            <w:ins w:id="12" w:author="小林　敬志" w:date="2015-11-17T23:40:00Z">
              <w:r>
                <w:rPr>
                  <w:rFonts w:hint="eastAsia"/>
                </w:rPr>
                <w:t>出力につい</w:t>
              </w:r>
            </w:ins>
            <w:ins w:id="13" w:author="小林　敬志" w:date="2015-11-17T23:41:00Z">
              <w:r>
                <w:rPr>
                  <w:rFonts w:hint="eastAsia"/>
                </w:rPr>
                <w:t>て</w:t>
              </w:r>
            </w:ins>
            <w:ins w:id="14" w:author="小林　敬志" w:date="2015-11-17T23:40:00Z">
              <w:r>
                <w:rPr>
                  <w:rFonts w:hint="eastAsia"/>
                </w:rPr>
                <w:t>追記。</w:t>
              </w:r>
            </w:ins>
          </w:p>
        </w:tc>
      </w:tr>
      <w:tr w:rsidR="00807FC5">
        <w:tc>
          <w:tcPr>
            <w:tcW w:w="1242" w:type="dxa"/>
          </w:tcPr>
          <w:p w:rsidR="007F5482" w:rsidRPr="00225516" w:rsidRDefault="007F5482" w:rsidP="006B064C"/>
        </w:tc>
        <w:tc>
          <w:tcPr>
            <w:tcW w:w="1418" w:type="dxa"/>
          </w:tcPr>
          <w:p w:rsidR="007F5482" w:rsidRPr="00225516" w:rsidRDefault="007F5482" w:rsidP="006B064C"/>
        </w:tc>
        <w:tc>
          <w:tcPr>
            <w:tcW w:w="6520" w:type="dxa"/>
          </w:tcPr>
          <w:p w:rsidR="00147FAD" w:rsidRPr="00225516" w:rsidRDefault="00147FAD" w:rsidP="007166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rPr>
                <w:rFonts w:ascii="HG丸ｺﾞｼｯｸM-PRO"/>
                <w:szCs w:val="21"/>
              </w:rPr>
            </w:pPr>
          </w:p>
        </w:tc>
      </w:tr>
      <w:tr w:rsidR="00807FC5">
        <w:tc>
          <w:tcPr>
            <w:tcW w:w="1242" w:type="dxa"/>
          </w:tcPr>
          <w:p w:rsidR="007F5482" w:rsidRPr="0081777E" w:rsidRDefault="007F5482" w:rsidP="005E3199">
            <w:pPr>
              <w:rPr>
                <w:highlight w:val="cyan"/>
              </w:rPr>
            </w:pPr>
          </w:p>
        </w:tc>
        <w:tc>
          <w:tcPr>
            <w:tcW w:w="1418" w:type="dxa"/>
          </w:tcPr>
          <w:p w:rsidR="007F5482" w:rsidRPr="0081777E" w:rsidRDefault="007F5482" w:rsidP="00BA1954">
            <w:pPr>
              <w:rPr>
                <w:highlight w:val="cyan"/>
              </w:rPr>
            </w:pPr>
          </w:p>
        </w:tc>
        <w:tc>
          <w:tcPr>
            <w:tcW w:w="6520" w:type="dxa"/>
          </w:tcPr>
          <w:p w:rsidR="00963872" w:rsidRPr="0081777E" w:rsidRDefault="00963872" w:rsidP="00963872">
            <w:pPr>
              <w:rPr>
                <w:highlight w:val="cyan"/>
              </w:rPr>
            </w:pPr>
          </w:p>
        </w:tc>
      </w:tr>
    </w:tbl>
    <w:p w:rsidR="007F5482" w:rsidRDefault="007F5482" w:rsidP="006B064C"/>
    <w:p w:rsidR="007F5482" w:rsidRDefault="007F5482" w:rsidP="006B064C">
      <w:r>
        <w:br w:type="page"/>
      </w:r>
    </w:p>
    <w:p w:rsidR="00752E94" w:rsidRDefault="00752E94" w:rsidP="00752E94">
      <w:pPr>
        <w:pStyle w:val="99"/>
      </w:pPr>
      <w:r>
        <w:rPr>
          <w:rFonts w:hint="eastAsia"/>
        </w:rPr>
        <w:lastRenderedPageBreak/>
        <w:t>はしがき</w:t>
      </w:r>
    </w:p>
    <w:p w:rsidR="00F70180" w:rsidRDefault="00F70180" w:rsidP="00F70180"/>
    <w:p w:rsidR="00DD1EA9" w:rsidRDefault="00F70180" w:rsidP="00970317">
      <w:pPr>
        <w:pStyle w:val="20-11"/>
      </w:pPr>
      <w:r>
        <w:rPr>
          <w:rFonts w:hint="eastAsia"/>
        </w:rPr>
        <w:t>本書は、</w:t>
      </w:r>
      <w:r w:rsidR="00F64E7E">
        <w:rPr>
          <w:rFonts w:hint="eastAsia"/>
        </w:rPr>
        <w:t>浦幌フリーズドライ株式会社にて利用する原価計算ソフトの導入手順書です。</w:t>
      </w:r>
      <w:r w:rsidR="0009494B">
        <w:rPr>
          <w:rFonts w:hint="eastAsia"/>
        </w:rPr>
        <w:t>本書の構成</w:t>
      </w:r>
      <w:r w:rsidR="00AD029B">
        <w:rPr>
          <w:rFonts w:hint="eastAsia"/>
        </w:rPr>
        <w:t>について</w:t>
      </w:r>
      <w:r w:rsidR="007E72C0">
        <w:rPr>
          <w:rFonts w:hint="eastAsia"/>
        </w:rPr>
        <w:t>説明</w:t>
      </w:r>
      <w:r w:rsidR="0009494B">
        <w:rPr>
          <w:rFonts w:hint="eastAsia"/>
        </w:rPr>
        <w:t>します。</w:t>
      </w:r>
    </w:p>
    <w:p w:rsidR="00B93397" w:rsidRDefault="00B93397" w:rsidP="00B93397">
      <w:pPr>
        <w:pStyle w:val="20-1"/>
      </w:pPr>
    </w:p>
    <w:tbl>
      <w:tblPr>
        <w:tblW w:w="8930" w:type="dxa"/>
        <w:tblInd w:w="392"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320" w:firstRow="1" w:lastRow="0" w:firstColumn="0" w:lastColumn="1" w:noHBand="1" w:noVBand="0"/>
      </w:tblPr>
      <w:tblGrid>
        <w:gridCol w:w="709"/>
        <w:gridCol w:w="3590"/>
        <w:gridCol w:w="4631"/>
      </w:tblGrid>
      <w:tr w:rsidR="009766DE" w:rsidTr="00875501">
        <w:tc>
          <w:tcPr>
            <w:tcW w:w="709" w:type="dxa"/>
            <w:shd w:val="clear" w:color="auto" w:fill="548DD4"/>
          </w:tcPr>
          <w:p w:rsidR="009766DE" w:rsidRPr="007A1731" w:rsidRDefault="009766DE" w:rsidP="00FC6B8A">
            <w:pPr>
              <w:jc w:val="center"/>
              <w:rPr>
                <w:b/>
                <w:color w:val="FFFFFF"/>
              </w:rPr>
            </w:pPr>
            <w:r>
              <w:rPr>
                <w:rFonts w:hint="eastAsia"/>
                <w:b/>
                <w:color w:val="FFFFFF"/>
              </w:rPr>
              <w:t>章</w:t>
            </w:r>
          </w:p>
        </w:tc>
        <w:tc>
          <w:tcPr>
            <w:tcW w:w="3590" w:type="dxa"/>
            <w:shd w:val="clear" w:color="auto" w:fill="548DD4"/>
          </w:tcPr>
          <w:p w:rsidR="009766DE" w:rsidRPr="007A1731" w:rsidRDefault="009766DE" w:rsidP="009766DE">
            <w:pPr>
              <w:jc w:val="center"/>
              <w:rPr>
                <w:b/>
                <w:color w:val="FFFFFF"/>
                <w:szCs w:val="21"/>
              </w:rPr>
            </w:pPr>
            <w:r>
              <w:rPr>
                <w:rFonts w:hint="eastAsia"/>
                <w:b/>
                <w:color w:val="FFFFFF"/>
                <w:szCs w:val="21"/>
              </w:rPr>
              <w:t>タイトル</w:t>
            </w:r>
          </w:p>
        </w:tc>
        <w:tc>
          <w:tcPr>
            <w:tcW w:w="4631" w:type="dxa"/>
            <w:shd w:val="clear" w:color="auto" w:fill="548DD4"/>
          </w:tcPr>
          <w:p w:rsidR="009766DE" w:rsidRPr="007A1731" w:rsidRDefault="009766DE" w:rsidP="00FC6B8A">
            <w:pPr>
              <w:jc w:val="center"/>
              <w:rPr>
                <w:b/>
                <w:bCs/>
                <w:color w:val="FFFFFF"/>
              </w:rPr>
            </w:pPr>
            <w:r>
              <w:rPr>
                <w:rFonts w:hint="eastAsia"/>
                <w:b/>
                <w:bCs/>
                <w:color w:val="FFFFFF"/>
              </w:rPr>
              <w:t>内容</w:t>
            </w:r>
          </w:p>
        </w:tc>
      </w:tr>
      <w:tr w:rsidR="00D95E53" w:rsidRPr="00F44FF3" w:rsidTr="00875501">
        <w:tc>
          <w:tcPr>
            <w:tcW w:w="709" w:type="dxa"/>
            <w:shd w:val="clear" w:color="auto" w:fill="D3DFEE"/>
            <w:vAlign w:val="center"/>
          </w:tcPr>
          <w:p w:rsidR="00D95E53" w:rsidRPr="004458BC" w:rsidRDefault="00D95E53" w:rsidP="00635086">
            <w:pPr>
              <w:jc w:val="center"/>
            </w:pPr>
            <w:r w:rsidRPr="004458BC">
              <w:rPr>
                <w:rFonts w:hint="eastAsia"/>
              </w:rPr>
              <w:t>1</w:t>
            </w:r>
          </w:p>
        </w:tc>
        <w:tc>
          <w:tcPr>
            <w:tcW w:w="3590" w:type="dxa"/>
          </w:tcPr>
          <w:p w:rsidR="00D95E53" w:rsidRDefault="00F64E7E" w:rsidP="00FC6B8A">
            <w:r>
              <w:rPr>
                <w:rFonts w:hint="eastAsia"/>
              </w:rPr>
              <w:t>原価計算ソフトの導入手順</w:t>
            </w:r>
          </w:p>
        </w:tc>
        <w:tc>
          <w:tcPr>
            <w:tcW w:w="4631" w:type="dxa"/>
          </w:tcPr>
          <w:p w:rsidR="00D95E53" w:rsidRPr="00875501" w:rsidRDefault="001E0337" w:rsidP="001E0337">
            <w:r>
              <w:rPr>
                <w:rFonts w:hint="eastAsia"/>
              </w:rPr>
              <w:t>原価計算ソフトの導入手順、および注意点について</w:t>
            </w:r>
            <w:r w:rsidR="00875501">
              <w:rPr>
                <w:rFonts w:hint="eastAsia"/>
              </w:rPr>
              <w:t>説明します。</w:t>
            </w:r>
          </w:p>
        </w:tc>
      </w:tr>
      <w:tr w:rsidR="009B7BE5" w:rsidRPr="00F44FF3" w:rsidTr="00875501">
        <w:tc>
          <w:tcPr>
            <w:tcW w:w="709" w:type="dxa"/>
            <w:shd w:val="clear" w:color="auto" w:fill="D3DFEE"/>
            <w:vAlign w:val="center"/>
          </w:tcPr>
          <w:p w:rsidR="009B7BE5" w:rsidRPr="004458BC" w:rsidRDefault="009B7BE5" w:rsidP="00635086">
            <w:pPr>
              <w:jc w:val="center"/>
            </w:pPr>
            <w:r>
              <w:rPr>
                <w:rFonts w:hint="eastAsia"/>
              </w:rPr>
              <w:t>2</w:t>
            </w:r>
          </w:p>
        </w:tc>
        <w:tc>
          <w:tcPr>
            <w:tcW w:w="3590" w:type="dxa"/>
          </w:tcPr>
          <w:p w:rsidR="009B7BE5" w:rsidRDefault="00F64E7E" w:rsidP="00FC6B8A">
            <w:r>
              <w:rPr>
                <w:rFonts w:hint="eastAsia"/>
              </w:rPr>
              <w:t>原価計算ソフトの概要</w:t>
            </w:r>
          </w:p>
        </w:tc>
        <w:tc>
          <w:tcPr>
            <w:tcW w:w="4631" w:type="dxa"/>
          </w:tcPr>
          <w:p w:rsidR="009B7BE5" w:rsidRPr="00875501" w:rsidRDefault="00A11815" w:rsidP="001E0337">
            <w:r>
              <w:rPr>
                <w:rFonts w:hint="eastAsia"/>
              </w:rPr>
              <w:t>原価計算ソフトが</w:t>
            </w:r>
            <w:r w:rsidR="001E0337">
              <w:rPr>
                <w:rFonts w:hint="eastAsia"/>
              </w:rPr>
              <w:t>提供する機能概要について説明します。</w:t>
            </w:r>
          </w:p>
        </w:tc>
      </w:tr>
    </w:tbl>
    <w:p w:rsidR="00AA6BB2" w:rsidRPr="00E82707" w:rsidRDefault="00AA6BB2" w:rsidP="006B064C"/>
    <w:p w:rsidR="00344336" w:rsidRPr="00E56732" w:rsidRDefault="00344336" w:rsidP="00344336"/>
    <w:p w:rsidR="00344336" w:rsidRDefault="00344336" w:rsidP="00344336">
      <w:pPr>
        <w:pStyle w:val="20-1"/>
      </w:pPr>
      <w:r>
        <w:rPr>
          <w:rFonts w:hint="eastAsia"/>
        </w:rPr>
        <w:t>本書で使用する注釈を次のように表記します。</w:t>
      </w:r>
    </w:p>
    <w:p w:rsidR="00B13F77" w:rsidRPr="00077011" w:rsidRDefault="00B13F77" w:rsidP="00B13F77"/>
    <w:p w:rsidR="00B13F77" w:rsidRPr="00077011" w:rsidRDefault="00B13F77" w:rsidP="00B13F77">
      <w:pPr>
        <w:pStyle w:val="11"/>
      </w:pPr>
      <w:proofErr w:type="spellStart"/>
      <w:r w:rsidRPr="00077011">
        <w:rPr>
          <w:rFonts w:hint="eastAsia"/>
        </w:rPr>
        <w:t>ヒントを記載します</w:t>
      </w:r>
      <w:proofErr w:type="spellEnd"/>
      <w:r w:rsidRPr="00077011">
        <w:rPr>
          <w:rFonts w:hint="eastAsia"/>
        </w:rPr>
        <w:t>。</w:t>
      </w:r>
    </w:p>
    <w:p w:rsidR="00B13F77" w:rsidRDefault="00B13F77" w:rsidP="00B13F77">
      <w:pPr>
        <w:pStyle w:val="20-1"/>
      </w:pPr>
    </w:p>
    <w:p w:rsidR="00B13F77" w:rsidRDefault="00B13F77" w:rsidP="00164E31">
      <w:pPr>
        <w:pStyle w:val="aff6"/>
      </w:pPr>
      <w:proofErr w:type="spellStart"/>
      <w:r>
        <w:rPr>
          <w:rFonts w:hint="eastAsia"/>
        </w:rPr>
        <w:t>注意事項を記載します</w:t>
      </w:r>
      <w:proofErr w:type="spellEnd"/>
      <w:r>
        <w:rPr>
          <w:rFonts w:hint="eastAsia"/>
        </w:rPr>
        <w:t>。</w:t>
      </w:r>
    </w:p>
    <w:p w:rsidR="007F5482" w:rsidRDefault="007F5482" w:rsidP="006B064C">
      <w:pPr>
        <w:rPr>
          <w:rStyle w:val="01"/>
        </w:rPr>
      </w:pPr>
      <w:r>
        <w:br w:type="page"/>
      </w:r>
    </w:p>
    <w:p w:rsidR="006B064C" w:rsidRPr="00A53676" w:rsidRDefault="00A53676" w:rsidP="00A53676">
      <w:pPr>
        <w:pStyle w:val="010"/>
        <w:rPr>
          <w:rStyle w:val="01"/>
        </w:rPr>
      </w:pPr>
      <w:r w:rsidRPr="00A53676">
        <w:rPr>
          <w:rFonts w:hint="eastAsia"/>
          <w:lang w:val="ja-JP"/>
        </w:rPr>
        <w:lastRenderedPageBreak/>
        <w:t>－</w:t>
      </w:r>
      <w:r w:rsidR="006B064C" w:rsidRPr="00A53676">
        <w:rPr>
          <w:rFonts w:hint="eastAsia"/>
          <w:lang w:val="ja-JP"/>
        </w:rPr>
        <w:t>目次</w:t>
      </w:r>
      <w:r w:rsidRPr="00A53676">
        <w:rPr>
          <w:rFonts w:hint="eastAsia"/>
          <w:lang w:val="ja-JP"/>
        </w:rPr>
        <w:t>－</w:t>
      </w:r>
    </w:p>
    <w:p w:rsidR="00F64E7E" w:rsidRDefault="00D3670A">
      <w:pPr>
        <w:pStyle w:val="19"/>
        <w:tabs>
          <w:tab w:val="left" w:pos="420"/>
          <w:tab w:val="right" w:leader="dot" w:pos="9344"/>
        </w:tabs>
        <w:rPr>
          <w:rFonts w:asciiTheme="minorHAnsi" w:eastAsiaTheme="minorEastAsia" w:hAnsiTheme="minorHAnsi" w:cstheme="minorBidi"/>
          <w:noProof/>
          <w:szCs w:val="22"/>
        </w:rPr>
      </w:pPr>
      <w:r>
        <w:rPr>
          <w:rStyle w:val="01"/>
        </w:rPr>
        <w:fldChar w:fldCharType="begin"/>
      </w:r>
      <w:r>
        <w:rPr>
          <w:rStyle w:val="01"/>
        </w:rPr>
        <w:instrText xml:space="preserve"> TOC \o "1-3" \h \z \u </w:instrText>
      </w:r>
      <w:r>
        <w:rPr>
          <w:rStyle w:val="01"/>
        </w:rPr>
        <w:fldChar w:fldCharType="separate"/>
      </w:r>
      <w:hyperlink w:anchor="_Toc434578224" w:history="1">
        <w:r w:rsidR="00F64E7E" w:rsidRPr="003C60A2">
          <w:rPr>
            <w:rStyle w:val="ab"/>
            <w:noProof/>
          </w:rPr>
          <w:t>1.</w:t>
        </w:r>
        <w:r w:rsidR="00F64E7E">
          <w:rPr>
            <w:rFonts w:asciiTheme="minorHAnsi" w:eastAsiaTheme="minorEastAsia" w:hAnsiTheme="minorHAnsi" w:cstheme="minorBidi"/>
            <w:noProof/>
            <w:szCs w:val="22"/>
          </w:rPr>
          <w:tab/>
        </w:r>
        <w:r w:rsidR="00F64E7E" w:rsidRPr="003C60A2">
          <w:rPr>
            <w:rStyle w:val="ab"/>
            <w:rFonts w:hint="eastAsia"/>
            <w:noProof/>
          </w:rPr>
          <w:t>原価計算ソフトの導入手順</w:t>
        </w:r>
        <w:r w:rsidR="00F64E7E">
          <w:rPr>
            <w:noProof/>
            <w:webHidden/>
          </w:rPr>
          <w:tab/>
        </w:r>
        <w:r w:rsidR="00F64E7E">
          <w:rPr>
            <w:noProof/>
            <w:webHidden/>
          </w:rPr>
          <w:fldChar w:fldCharType="begin"/>
        </w:r>
        <w:r w:rsidR="00F64E7E">
          <w:rPr>
            <w:noProof/>
            <w:webHidden/>
          </w:rPr>
          <w:instrText xml:space="preserve"> PAGEREF _Toc434578224 \h </w:instrText>
        </w:r>
        <w:r w:rsidR="00F64E7E">
          <w:rPr>
            <w:noProof/>
            <w:webHidden/>
          </w:rPr>
        </w:r>
        <w:r w:rsidR="00F64E7E">
          <w:rPr>
            <w:noProof/>
            <w:webHidden/>
          </w:rPr>
          <w:fldChar w:fldCharType="separate"/>
        </w:r>
        <w:r w:rsidR="00B43E10">
          <w:rPr>
            <w:noProof/>
            <w:webHidden/>
          </w:rPr>
          <w:t>5</w:t>
        </w:r>
        <w:r w:rsidR="00F64E7E">
          <w:rPr>
            <w:noProof/>
            <w:webHidden/>
          </w:rPr>
          <w:fldChar w:fldCharType="end"/>
        </w:r>
      </w:hyperlink>
    </w:p>
    <w:p w:rsidR="00F64E7E" w:rsidRDefault="0045328D">
      <w:pPr>
        <w:pStyle w:val="22"/>
        <w:rPr>
          <w:rFonts w:asciiTheme="minorHAnsi" w:eastAsiaTheme="minorEastAsia" w:hAnsiTheme="minorHAnsi" w:cstheme="minorBidi"/>
          <w:noProof/>
          <w:szCs w:val="22"/>
        </w:rPr>
      </w:pPr>
      <w:hyperlink w:anchor="_Toc434578225" w:history="1">
        <w:r w:rsidR="00F64E7E" w:rsidRPr="003C60A2">
          <w:rPr>
            <w:rStyle w:val="ab"/>
            <w:noProof/>
          </w:rPr>
          <w:t>1.1.</w:t>
        </w:r>
        <w:r w:rsidR="00F64E7E">
          <w:rPr>
            <w:rFonts w:asciiTheme="minorHAnsi" w:eastAsiaTheme="minorEastAsia" w:hAnsiTheme="minorHAnsi" w:cstheme="minorBidi"/>
            <w:noProof/>
            <w:szCs w:val="22"/>
          </w:rPr>
          <w:tab/>
        </w:r>
        <w:r w:rsidR="00F64E7E" w:rsidRPr="003C60A2">
          <w:rPr>
            <w:rStyle w:val="ab"/>
            <w:rFonts w:hint="eastAsia"/>
            <w:noProof/>
          </w:rPr>
          <w:t>動作環境の確認</w:t>
        </w:r>
        <w:r w:rsidR="00F64E7E">
          <w:rPr>
            <w:noProof/>
            <w:webHidden/>
          </w:rPr>
          <w:tab/>
        </w:r>
        <w:r w:rsidR="00F64E7E">
          <w:rPr>
            <w:noProof/>
            <w:webHidden/>
          </w:rPr>
          <w:fldChar w:fldCharType="begin"/>
        </w:r>
        <w:r w:rsidR="00F64E7E">
          <w:rPr>
            <w:noProof/>
            <w:webHidden/>
          </w:rPr>
          <w:instrText xml:space="preserve"> PAGEREF _Toc434578225 \h </w:instrText>
        </w:r>
        <w:r w:rsidR="00F64E7E">
          <w:rPr>
            <w:noProof/>
            <w:webHidden/>
          </w:rPr>
        </w:r>
        <w:r w:rsidR="00F64E7E">
          <w:rPr>
            <w:noProof/>
            <w:webHidden/>
          </w:rPr>
          <w:fldChar w:fldCharType="separate"/>
        </w:r>
        <w:r w:rsidR="00B43E10">
          <w:rPr>
            <w:noProof/>
            <w:webHidden/>
          </w:rPr>
          <w:t>6</w:t>
        </w:r>
        <w:r w:rsidR="00F64E7E">
          <w:rPr>
            <w:noProof/>
            <w:webHidden/>
          </w:rPr>
          <w:fldChar w:fldCharType="end"/>
        </w:r>
      </w:hyperlink>
    </w:p>
    <w:p w:rsidR="00F64E7E" w:rsidRDefault="0045328D">
      <w:pPr>
        <w:pStyle w:val="34"/>
        <w:rPr>
          <w:rFonts w:asciiTheme="minorHAnsi" w:eastAsiaTheme="minorEastAsia" w:hAnsiTheme="minorHAnsi" w:cstheme="minorBidi"/>
          <w:noProof/>
          <w:szCs w:val="22"/>
        </w:rPr>
      </w:pPr>
      <w:hyperlink w:anchor="_Toc434578226" w:history="1">
        <w:r w:rsidR="00F64E7E" w:rsidRPr="003C60A2">
          <w:rPr>
            <w:rStyle w:val="ab"/>
            <w:noProof/>
          </w:rPr>
          <w:t>1.1.1.</w:t>
        </w:r>
        <w:r w:rsidR="00F64E7E">
          <w:rPr>
            <w:rFonts w:asciiTheme="minorHAnsi" w:eastAsiaTheme="minorEastAsia" w:hAnsiTheme="minorHAnsi" w:cstheme="minorBidi"/>
            <w:noProof/>
            <w:szCs w:val="22"/>
          </w:rPr>
          <w:tab/>
        </w:r>
        <w:r w:rsidR="00F64E7E" w:rsidRPr="003C60A2">
          <w:rPr>
            <w:rStyle w:val="ab"/>
            <w:noProof/>
          </w:rPr>
          <w:t>.NET Framework</w:t>
        </w:r>
        <w:r w:rsidR="00F64E7E" w:rsidRPr="003C60A2">
          <w:rPr>
            <w:rStyle w:val="ab"/>
            <w:rFonts w:hint="eastAsia"/>
            <w:noProof/>
          </w:rPr>
          <w:t>のバージョンを確認する</w:t>
        </w:r>
        <w:r w:rsidR="00F64E7E">
          <w:rPr>
            <w:noProof/>
            <w:webHidden/>
          </w:rPr>
          <w:tab/>
        </w:r>
        <w:r w:rsidR="00F64E7E">
          <w:rPr>
            <w:noProof/>
            <w:webHidden/>
          </w:rPr>
          <w:fldChar w:fldCharType="begin"/>
        </w:r>
        <w:r w:rsidR="00F64E7E">
          <w:rPr>
            <w:noProof/>
            <w:webHidden/>
          </w:rPr>
          <w:instrText xml:space="preserve"> PAGEREF _Toc434578226 \h </w:instrText>
        </w:r>
        <w:r w:rsidR="00F64E7E">
          <w:rPr>
            <w:noProof/>
            <w:webHidden/>
          </w:rPr>
        </w:r>
        <w:r w:rsidR="00F64E7E">
          <w:rPr>
            <w:noProof/>
            <w:webHidden/>
          </w:rPr>
          <w:fldChar w:fldCharType="separate"/>
        </w:r>
        <w:r w:rsidR="00B43E10">
          <w:rPr>
            <w:noProof/>
            <w:webHidden/>
          </w:rPr>
          <w:t>6</w:t>
        </w:r>
        <w:r w:rsidR="00F64E7E">
          <w:rPr>
            <w:noProof/>
            <w:webHidden/>
          </w:rPr>
          <w:fldChar w:fldCharType="end"/>
        </w:r>
      </w:hyperlink>
    </w:p>
    <w:p w:rsidR="00F64E7E" w:rsidRDefault="0045328D">
      <w:pPr>
        <w:pStyle w:val="22"/>
        <w:rPr>
          <w:rFonts w:asciiTheme="minorHAnsi" w:eastAsiaTheme="minorEastAsia" w:hAnsiTheme="minorHAnsi" w:cstheme="minorBidi"/>
          <w:noProof/>
          <w:szCs w:val="22"/>
        </w:rPr>
      </w:pPr>
      <w:hyperlink w:anchor="_Toc434578227" w:history="1">
        <w:r w:rsidR="00F64E7E" w:rsidRPr="003C60A2">
          <w:rPr>
            <w:rStyle w:val="ab"/>
            <w:noProof/>
          </w:rPr>
          <w:t>1.2.</w:t>
        </w:r>
        <w:r w:rsidR="00F64E7E">
          <w:rPr>
            <w:rFonts w:asciiTheme="minorHAnsi" w:eastAsiaTheme="minorEastAsia" w:hAnsiTheme="minorHAnsi" w:cstheme="minorBidi"/>
            <w:noProof/>
            <w:szCs w:val="22"/>
          </w:rPr>
          <w:tab/>
        </w:r>
        <w:r w:rsidR="00F64E7E" w:rsidRPr="003C60A2">
          <w:rPr>
            <w:rStyle w:val="ab"/>
            <w:rFonts w:hint="eastAsia"/>
            <w:noProof/>
          </w:rPr>
          <w:t>原価計算ソフトの</w:t>
        </w:r>
        <w:r w:rsidR="00F64E7E" w:rsidRPr="003C60A2">
          <w:rPr>
            <w:rStyle w:val="ab"/>
            <w:noProof/>
          </w:rPr>
          <w:t>zip</w:t>
        </w:r>
        <w:r w:rsidR="00F64E7E" w:rsidRPr="003C60A2">
          <w:rPr>
            <w:rStyle w:val="ab"/>
            <w:rFonts w:hint="eastAsia"/>
            <w:noProof/>
          </w:rPr>
          <w:t>ファイルを準備</w:t>
        </w:r>
        <w:r w:rsidR="00F64E7E">
          <w:rPr>
            <w:noProof/>
            <w:webHidden/>
          </w:rPr>
          <w:tab/>
        </w:r>
        <w:r w:rsidR="00F64E7E">
          <w:rPr>
            <w:noProof/>
            <w:webHidden/>
          </w:rPr>
          <w:fldChar w:fldCharType="begin"/>
        </w:r>
        <w:r w:rsidR="00F64E7E">
          <w:rPr>
            <w:noProof/>
            <w:webHidden/>
          </w:rPr>
          <w:instrText xml:space="preserve"> PAGEREF _Toc434578227 \h </w:instrText>
        </w:r>
        <w:r w:rsidR="00F64E7E">
          <w:rPr>
            <w:noProof/>
            <w:webHidden/>
          </w:rPr>
        </w:r>
        <w:r w:rsidR="00F64E7E">
          <w:rPr>
            <w:noProof/>
            <w:webHidden/>
          </w:rPr>
          <w:fldChar w:fldCharType="separate"/>
        </w:r>
        <w:r w:rsidR="00B43E10">
          <w:rPr>
            <w:noProof/>
            <w:webHidden/>
          </w:rPr>
          <w:t>7</w:t>
        </w:r>
        <w:r w:rsidR="00F64E7E">
          <w:rPr>
            <w:noProof/>
            <w:webHidden/>
          </w:rPr>
          <w:fldChar w:fldCharType="end"/>
        </w:r>
      </w:hyperlink>
    </w:p>
    <w:p w:rsidR="00F64E7E" w:rsidRDefault="0045328D">
      <w:pPr>
        <w:pStyle w:val="22"/>
        <w:rPr>
          <w:rFonts w:asciiTheme="minorHAnsi" w:eastAsiaTheme="minorEastAsia" w:hAnsiTheme="minorHAnsi" w:cstheme="minorBidi"/>
          <w:noProof/>
          <w:szCs w:val="22"/>
        </w:rPr>
      </w:pPr>
      <w:hyperlink w:anchor="_Toc434578228" w:history="1">
        <w:r w:rsidR="00F64E7E" w:rsidRPr="003C60A2">
          <w:rPr>
            <w:rStyle w:val="ab"/>
            <w:noProof/>
          </w:rPr>
          <w:t>1.3.</w:t>
        </w:r>
        <w:r w:rsidR="00F64E7E">
          <w:rPr>
            <w:rFonts w:asciiTheme="minorHAnsi" w:eastAsiaTheme="minorEastAsia" w:hAnsiTheme="minorHAnsi" w:cstheme="minorBidi"/>
            <w:noProof/>
            <w:szCs w:val="22"/>
          </w:rPr>
          <w:tab/>
        </w:r>
        <w:r w:rsidR="00F64E7E" w:rsidRPr="003C60A2">
          <w:rPr>
            <w:rStyle w:val="ab"/>
            <w:rFonts w:hint="eastAsia"/>
            <w:noProof/>
          </w:rPr>
          <w:t>ネットワークドライブの設定</w:t>
        </w:r>
        <w:r w:rsidR="00F64E7E">
          <w:rPr>
            <w:noProof/>
            <w:webHidden/>
          </w:rPr>
          <w:tab/>
        </w:r>
        <w:r w:rsidR="00F64E7E">
          <w:rPr>
            <w:noProof/>
            <w:webHidden/>
          </w:rPr>
          <w:fldChar w:fldCharType="begin"/>
        </w:r>
        <w:r w:rsidR="00F64E7E">
          <w:rPr>
            <w:noProof/>
            <w:webHidden/>
          </w:rPr>
          <w:instrText xml:space="preserve"> PAGEREF _Toc434578228 \h </w:instrText>
        </w:r>
        <w:r w:rsidR="00F64E7E">
          <w:rPr>
            <w:noProof/>
            <w:webHidden/>
          </w:rPr>
        </w:r>
        <w:r w:rsidR="00F64E7E">
          <w:rPr>
            <w:noProof/>
            <w:webHidden/>
          </w:rPr>
          <w:fldChar w:fldCharType="separate"/>
        </w:r>
        <w:r w:rsidR="00B43E10">
          <w:rPr>
            <w:noProof/>
            <w:webHidden/>
          </w:rPr>
          <w:t>8</w:t>
        </w:r>
        <w:r w:rsidR="00F64E7E">
          <w:rPr>
            <w:noProof/>
            <w:webHidden/>
          </w:rPr>
          <w:fldChar w:fldCharType="end"/>
        </w:r>
      </w:hyperlink>
    </w:p>
    <w:p w:rsidR="00F64E7E" w:rsidRDefault="0045328D">
      <w:pPr>
        <w:pStyle w:val="22"/>
        <w:rPr>
          <w:rFonts w:asciiTheme="minorHAnsi" w:eastAsiaTheme="minorEastAsia" w:hAnsiTheme="minorHAnsi" w:cstheme="minorBidi"/>
          <w:noProof/>
          <w:szCs w:val="22"/>
        </w:rPr>
      </w:pPr>
      <w:hyperlink w:anchor="_Toc434578229" w:history="1">
        <w:r w:rsidR="00F64E7E" w:rsidRPr="003C60A2">
          <w:rPr>
            <w:rStyle w:val="ab"/>
            <w:noProof/>
          </w:rPr>
          <w:t>1.4.</w:t>
        </w:r>
        <w:r w:rsidR="00F64E7E">
          <w:rPr>
            <w:rFonts w:asciiTheme="minorHAnsi" w:eastAsiaTheme="minorEastAsia" w:hAnsiTheme="minorHAnsi" w:cstheme="minorBidi"/>
            <w:noProof/>
            <w:szCs w:val="22"/>
          </w:rPr>
          <w:tab/>
        </w:r>
        <w:r w:rsidR="00F64E7E" w:rsidRPr="003C60A2">
          <w:rPr>
            <w:rStyle w:val="ab"/>
            <w:rFonts w:hint="eastAsia"/>
            <w:noProof/>
          </w:rPr>
          <w:t>原価計算ソフトの</w:t>
        </w:r>
        <w:r w:rsidR="00F64E7E" w:rsidRPr="003C60A2">
          <w:rPr>
            <w:rStyle w:val="ab"/>
            <w:noProof/>
          </w:rPr>
          <w:t>zip</w:t>
        </w:r>
        <w:r w:rsidR="00F64E7E" w:rsidRPr="003C60A2">
          <w:rPr>
            <w:rStyle w:val="ab"/>
            <w:rFonts w:hint="eastAsia"/>
            <w:noProof/>
          </w:rPr>
          <w:t>ファイルを展開</w:t>
        </w:r>
        <w:r w:rsidR="00F64E7E">
          <w:rPr>
            <w:noProof/>
            <w:webHidden/>
          </w:rPr>
          <w:tab/>
        </w:r>
        <w:r w:rsidR="00F64E7E">
          <w:rPr>
            <w:noProof/>
            <w:webHidden/>
          </w:rPr>
          <w:fldChar w:fldCharType="begin"/>
        </w:r>
        <w:r w:rsidR="00F64E7E">
          <w:rPr>
            <w:noProof/>
            <w:webHidden/>
          </w:rPr>
          <w:instrText xml:space="preserve"> PAGEREF _Toc434578229 \h </w:instrText>
        </w:r>
        <w:r w:rsidR="00F64E7E">
          <w:rPr>
            <w:noProof/>
            <w:webHidden/>
          </w:rPr>
        </w:r>
        <w:r w:rsidR="00F64E7E">
          <w:rPr>
            <w:noProof/>
            <w:webHidden/>
          </w:rPr>
          <w:fldChar w:fldCharType="separate"/>
        </w:r>
        <w:r w:rsidR="00B43E10">
          <w:rPr>
            <w:noProof/>
            <w:webHidden/>
          </w:rPr>
          <w:t>11</w:t>
        </w:r>
        <w:r w:rsidR="00F64E7E">
          <w:rPr>
            <w:noProof/>
            <w:webHidden/>
          </w:rPr>
          <w:fldChar w:fldCharType="end"/>
        </w:r>
      </w:hyperlink>
    </w:p>
    <w:p w:rsidR="00F64E7E" w:rsidRDefault="0045328D">
      <w:pPr>
        <w:pStyle w:val="22"/>
        <w:rPr>
          <w:rFonts w:asciiTheme="minorHAnsi" w:eastAsiaTheme="minorEastAsia" w:hAnsiTheme="minorHAnsi" w:cstheme="minorBidi"/>
          <w:noProof/>
          <w:szCs w:val="22"/>
        </w:rPr>
      </w:pPr>
      <w:hyperlink w:anchor="_Toc434578230" w:history="1">
        <w:r w:rsidR="00F64E7E" w:rsidRPr="003C60A2">
          <w:rPr>
            <w:rStyle w:val="ab"/>
            <w:noProof/>
          </w:rPr>
          <w:t>1.5.</w:t>
        </w:r>
        <w:r w:rsidR="00F64E7E">
          <w:rPr>
            <w:rFonts w:asciiTheme="minorHAnsi" w:eastAsiaTheme="minorEastAsia" w:hAnsiTheme="minorHAnsi" w:cstheme="minorBidi"/>
            <w:noProof/>
            <w:szCs w:val="22"/>
          </w:rPr>
          <w:tab/>
        </w:r>
        <w:r w:rsidR="00F64E7E" w:rsidRPr="003C60A2">
          <w:rPr>
            <w:rStyle w:val="ab"/>
            <w:rFonts w:hint="eastAsia"/>
            <w:noProof/>
          </w:rPr>
          <w:t>起動・動作確認</w:t>
        </w:r>
        <w:r w:rsidR="00F64E7E">
          <w:rPr>
            <w:noProof/>
            <w:webHidden/>
          </w:rPr>
          <w:tab/>
        </w:r>
        <w:r w:rsidR="00F64E7E">
          <w:rPr>
            <w:noProof/>
            <w:webHidden/>
          </w:rPr>
          <w:fldChar w:fldCharType="begin"/>
        </w:r>
        <w:r w:rsidR="00F64E7E">
          <w:rPr>
            <w:noProof/>
            <w:webHidden/>
          </w:rPr>
          <w:instrText xml:space="preserve"> PAGEREF _Toc434578230 \h </w:instrText>
        </w:r>
        <w:r w:rsidR="00F64E7E">
          <w:rPr>
            <w:noProof/>
            <w:webHidden/>
          </w:rPr>
        </w:r>
        <w:r w:rsidR="00F64E7E">
          <w:rPr>
            <w:noProof/>
            <w:webHidden/>
          </w:rPr>
          <w:fldChar w:fldCharType="separate"/>
        </w:r>
        <w:r w:rsidR="00B43E10">
          <w:rPr>
            <w:noProof/>
            <w:webHidden/>
          </w:rPr>
          <w:t>13</w:t>
        </w:r>
        <w:r w:rsidR="00F64E7E">
          <w:rPr>
            <w:noProof/>
            <w:webHidden/>
          </w:rPr>
          <w:fldChar w:fldCharType="end"/>
        </w:r>
      </w:hyperlink>
    </w:p>
    <w:p w:rsidR="00F64E7E" w:rsidRDefault="0045328D">
      <w:pPr>
        <w:pStyle w:val="34"/>
        <w:rPr>
          <w:rFonts w:asciiTheme="minorHAnsi" w:eastAsiaTheme="minorEastAsia" w:hAnsiTheme="minorHAnsi" w:cstheme="minorBidi"/>
          <w:noProof/>
          <w:szCs w:val="22"/>
        </w:rPr>
      </w:pPr>
      <w:hyperlink w:anchor="_Toc434578231" w:history="1">
        <w:r w:rsidR="00F64E7E" w:rsidRPr="003C60A2">
          <w:rPr>
            <w:rStyle w:val="ab"/>
            <w:noProof/>
          </w:rPr>
          <w:t>1.5.1.</w:t>
        </w:r>
        <w:r w:rsidR="00F64E7E">
          <w:rPr>
            <w:rFonts w:asciiTheme="minorHAnsi" w:eastAsiaTheme="minorEastAsia" w:hAnsiTheme="minorHAnsi" w:cstheme="minorBidi"/>
            <w:noProof/>
            <w:szCs w:val="22"/>
          </w:rPr>
          <w:tab/>
        </w:r>
        <w:r w:rsidR="00F64E7E" w:rsidRPr="003C60A2">
          <w:rPr>
            <w:rStyle w:val="ab"/>
            <w:rFonts w:hint="eastAsia"/>
            <w:noProof/>
          </w:rPr>
          <w:t>原価計算ソフトを起動する</w:t>
        </w:r>
        <w:r w:rsidR="00F64E7E">
          <w:rPr>
            <w:noProof/>
            <w:webHidden/>
          </w:rPr>
          <w:tab/>
        </w:r>
        <w:r w:rsidR="00F64E7E">
          <w:rPr>
            <w:noProof/>
            <w:webHidden/>
          </w:rPr>
          <w:fldChar w:fldCharType="begin"/>
        </w:r>
        <w:r w:rsidR="00F64E7E">
          <w:rPr>
            <w:noProof/>
            <w:webHidden/>
          </w:rPr>
          <w:instrText xml:space="preserve"> PAGEREF _Toc434578231 \h </w:instrText>
        </w:r>
        <w:r w:rsidR="00F64E7E">
          <w:rPr>
            <w:noProof/>
            <w:webHidden/>
          </w:rPr>
        </w:r>
        <w:r w:rsidR="00F64E7E">
          <w:rPr>
            <w:noProof/>
            <w:webHidden/>
          </w:rPr>
          <w:fldChar w:fldCharType="separate"/>
        </w:r>
        <w:r w:rsidR="00B43E10">
          <w:rPr>
            <w:noProof/>
            <w:webHidden/>
          </w:rPr>
          <w:t>13</w:t>
        </w:r>
        <w:r w:rsidR="00F64E7E">
          <w:rPr>
            <w:noProof/>
            <w:webHidden/>
          </w:rPr>
          <w:fldChar w:fldCharType="end"/>
        </w:r>
      </w:hyperlink>
    </w:p>
    <w:p w:rsidR="00F64E7E" w:rsidRDefault="0045328D">
      <w:pPr>
        <w:pStyle w:val="34"/>
        <w:rPr>
          <w:rFonts w:asciiTheme="minorHAnsi" w:eastAsiaTheme="minorEastAsia" w:hAnsiTheme="minorHAnsi" w:cstheme="minorBidi"/>
          <w:noProof/>
          <w:szCs w:val="22"/>
        </w:rPr>
      </w:pPr>
      <w:hyperlink w:anchor="_Toc434578232" w:history="1">
        <w:r w:rsidR="00F64E7E" w:rsidRPr="003C60A2">
          <w:rPr>
            <w:rStyle w:val="ab"/>
            <w:noProof/>
          </w:rPr>
          <w:t>1.5.2.</w:t>
        </w:r>
        <w:r w:rsidR="00F64E7E">
          <w:rPr>
            <w:rFonts w:asciiTheme="minorHAnsi" w:eastAsiaTheme="minorEastAsia" w:hAnsiTheme="minorHAnsi" w:cstheme="minorBidi"/>
            <w:noProof/>
            <w:szCs w:val="22"/>
          </w:rPr>
          <w:tab/>
        </w:r>
        <w:r w:rsidR="00F64E7E" w:rsidRPr="003C60A2">
          <w:rPr>
            <w:rStyle w:val="ab"/>
            <w:rFonts w:hint="eastAsia"/>
            <w:noProof/>
          </w:rPr>
          <w:t>原価計算ソフトの動作を確認する</w:t>
        </w:r>
        <w:r w:rsidR="00F64E7E">
          <w:rPr>
            <w:noProof/>
            <w:webHidden/>
          </w:rPr>
          <w:tab/>
        </w:r>
        <w:r w:rsidR="00F64E7E">
          <w:rPr>
            <w:noProof/>
            <w:webHidden/>
          </w:rPr>
          <w:fldChar w:fldCharType="begin"/>
        </w:r>
        <w:r w:rsidR="00F64E7E">
          <w:rPr>
            <w:noProof/>
            <w:webHidden/>
          </w:rPr>
          <w:instrText xml:space="preserve"> PAGEREF _Toc434578232 \h </w:instrText>
        </w:r>
        <w:r w:rsidR="00F64E7E">
          <w:rPr>
            <w:noProof/>
            <w:webHidden/>
          </w:rPr>
        </w:r>
        <w:r w:rsidR="00F64E7E">
          <w:rPr>
            <w:noProof/>
            <w:webHidden/>
          </w:rPr>
          <w:fldChar w:fldCharType="separate"/>
        </w:r>
        <w:r w:rsidR="00B43E10">
          <w:rPr>
            <w:noProof/>
            <w:webHidden/>
          </w:rPr>
          <w:t>14</w:t>
        </w:r>
        <w:r w:rsidR="00F64E7E">
          <w:rPr>
            <w:noProof/>
            <w:webHidden/>
          </w:rPr>
          <w:fldChar w:fldCharType="end"/>
        </w:r>
      </w:hyperlink>
    </w:p>
    <w:p w:rsidR="00F64E7E" w:rsidRDefault="0045328D">
      <w:pPr>
        <w:pStyle w:val="34"/>
        <w:rPr>
          <w:rFonts w:asciiTheme="minorHAnsi" w:eastAsiaTheme="minorEastAsia" w:hAnsiTheme="minorHAnsi" w:cstheme="minorBidi"/>
          <w:noProof/>
          <w:szCs w:val="22"/>
        </w:rPr>
      </w:pPr>
      <w:hyperlink w:anchor="_Toc434578233" w:history="1">
        <w:r w:rsidR="00F64E7E" w:rsidRPr="003C60A2">
          <w:rPr>
            <w:rStyle w:val="ab"/>
            <w:noProof/>
          </w:rPr>
          <w:t>1.5.3.</w:t>
        </w:r>
        <w:r w:rsidR="00F64E7E">
          <w:rPr>
            <w:rFonts w:asciiTheme="minorHAnsi" w:eastAsiaTheme="minorEastAsia" w:hAnsiTheme="minorHAnsi" w:cstheme="minorBidi"/>
            <w:noProof/>
            <w:szCs w:val="22"/>
          </w:rPr>
          <w:tab/>
        </w:r>
        <w:r w:rsidR="00F64E7E" w:rsidRPr="003C60A2">
          <w:rPr>
            <w:rStyle w:val="ab"/>
            <w:rFonts w:hint="eastAsia"/>
            <w:noProof/>
          </w:rPr>
          <w:t>ログファイルを採取する</w:t>
        </w:r>
        <w:r w:rsidR="00F64E7E">
          <w:rPr>
            <w:noProof/>
            <w:webHidden/>
          </w:rPr>
          <w:tab/>
        </w:r>
        <w:r w:rsidR="00F64E7E">
          <w:rPr>
            <w:noProof/>
            <w:webHidden/>
          </w:rPr>
          <w:fldChar w:fldCharType="begin"/>
        </w:r>
        <w:r w:rsidR="00F64E7E">
          <w:rPr>
            <w:noProof/>
            <w:webHidden/>
          </w:rPr>
          <w:instrText xml:space="preserve"> PAGEREF _Toc434578233 \h </w:instrText>
        </w:r>
        <w:r w:rsidR="00F64E7E">
          <w:rPr>
            <w:noProof/>
            <w:webHidden/>
          </w:rPr>
        </w:r>
        <w:r w:rsidR="00F64E7E">
          <w:rPr>
            <w:noProof/>
            <w:webHidden/>
          </w:rPr>
          <w:fldChar w:fldCharType="separate"/>
        </w:r>
        <w:r w:rsidR="00B43E10">
          <w:rPr>
            <w:noProof/>
            <w:webHidden/>
          </w:rPr>
          <w:t>16</w:t>
        </w:r>
        <w:r w:rsidR="00F64E7E">
          <w:rPr>
            <w:noProof/>
            <w:webHidden/>
          </w:rPr>
          <w:fldChar w:fldCharType="end"/>
        </w:r>
      </w:hyperlink>
    </w:p>
    <w:p w:rsidR="00F64E7E" w:rsidRDefault="0045328D">
      <w:pPr>
        <w:pStyle w:val="22"/>
        <w:rPr>
          <w:rFonts w:asciiTheme="minorHAnsi" w:eastAsiaTheme="minorEastAsia" w:hAnsiTheme="minorHAnsi" w:cstheme="minorBidi"/>
          <w:noProof/>
          <w:szCs w:val="22"/>
        </w:rPr>
      </w:pPr>
      <w:hyperlink w:anchor="_Toc434578234" w:history="1">
        <w:r w:rsidR="00F64E7E" w:rsidRPr="003C60A2">
          <w:rPr>
            <w:rStyle w:val="ab"/>
            <w:noProof/>
          </w:rPr>
          <w:t>1.6.</w:t>
        </w:r>
        <w:r w:rsidR="00F64E7E">
          <w:rPr>
            <w:rFonts w:asciiTheme="minorHAnsi" w:eastAsiaTheme="minorEastAsia" w:hAnsiTheme="minorHAnsi" w:cstheme="minorBidi"/>
            <w:noProof/>
            <w:szCs w:val="22"/>
          </w:rPr>
          <w:tab/>
        </w:r>
        <w:r w:rsidR="00F64E7E" w:rsidRPr="003C60A2">
          <w:rPr>
            <w:rStyle w:val="ab"/>
            <w:rFonts w:hint="eastAsia"/>
            <w:noProof/>
          </w:rPr>
          <w:t>【管理者のみ】データベースファイルの更新</w:t>
        </w:r>
        <w:r w:rsidR="00F64E7E">
          <w:rPr>
            <w:noProof/>
            <w:webHidden/>
          </w:rPr>
          <w:tab/>
        </w:r>
        <w:r w:rsidR="00F64E7E">
          <w:rPr>
            <w:noProof/>
            <w:webHidden/>
          </w:rPr>
          <w:fldChar w:fldCharType="begin"/>
        </w:r>
        <w:r w:rsidR="00F64E7E">
          <w:rPr>
            <w:noProof/>
            <w:webHidden/>
          </w:rPr>
          <w:instrText xml:space="preserve"> PAGEREF _Toc434578234 \h </w:instrText>
        </w:r>
        <w:r w:rsidR="00F64E7E">
          <w:rPr>
            <w:noProof/>
            <w:webHidden/>
          </w:rPr>
        </w:r>
        <w:r w:rsidR="00F64E7E">
          <w:rPr>
            <w:noProof/>
            <w:webHidden/>
          </w:rPr>
          <w:fldChar w:fldCharType="separate"/>
        </w:r>
        <w:r w:rsidR="00B43E10">
          <w:rPr>
            <w:noProof/>
            <w:webHidden/>
          </w:rPr>
          <w:t>17</w:t>
        </w:r>
        <w:r w:rsidR="00F64E7E">
          <w:rPr>
            <w:noProof/>
            <w:webHidden/>
          </w:rPr>
          <w:fldChar w:fldCharType="end"/>
        </w:r>
      </w:hyperlink>
    </w:p>
    <w:p w:rsidR="00F64E7E" w:rsidRDefault="0045328D">
      <w:pPr>
        <w:pStyle w:val="19"/>
        <w:tabs>
          <w:tab w:val="left" w:pos="420"/>
          <w:tab w:val="right" w:leader="dot" w:pos="9344"/>
        </w:tabs>
        <w:rPr>
          <w:rFonts w:asciiTheme="minorHAnsi" w:eastAsiaTheme="minorEastAsia" w:hAnsiTheme="minorHAnsi" w:cstheme="minorBidi"/>
          <w:noProof/>
          <w:szCs w:val="22"/>
        </w:rPr>
      </w:pPr>
      <w:hyperlink w:anchor="_Toc434578235" w:history="1">
        <w:r w:rsidR="00F64E7E" w:rsidRPr="003C60A2">
          <w:rPr>
            <w:rStyle w:val="ab"/>
            <w:noProof/>
          </w:rPr>
          <w:t>2.</w:t>
        </w:r>
        <w:r w:rsidR="00F64E7E">
          <w:rPr>
            <w:rFonts w:asciiTheme="minorHAnsi" w:eastAsiaTheme="minorEastAsia" w:hAnsiTheme="minorHAnsi" w:cstheme="minorBidi"/>
            <w:noProof/>
            <w:szCs w:val="22"/>
          </w:rPr>
          <w:tab/>
        </w:r>
        <w:r w:rsidR="00F64E7E" w:rsidRPr="003C60A2">
          <w:rPr>
            <w:rStyle w:val="ab"/>
            <w:rFonts w:hint="eastAsia"/>
            <w:noProof/>
          </w:rPr>
          <w:t>原価計算ソフトの概要</w:t>
        </w:r>
        <w:r w:rsidR="00F64E7E">
          <w:rPr>
            <w:noProof/>
            <w:webHidden/>
          </w:rPr>
          <w:tab/>
        </w:r>
        <w:r w:rsidR="00F64E7E">
          <w:rPr>
            <w:noProof/>
            <w:webHidden/>
          </w:rPr>
          <w:fldChar w:fldCharType="begin"/>
        </w:r>
        <w:r w:rsidR="00F64E7E">
          <w:rPr>
            <w:noProof/>
            <w:webHidden/>
          </w:rPr>
          <w:instrText xml:space="preserve"> PAGEREF _Toc434578235 \h </w:instrText>
        </w:r>
        <w:r w:rsidR="00F64E7E">
          <w:rPr>
            <w:noProof/>
            <w:webHidden/>
          </w:rPr>
        </w:r>
        <w:r w:rsidR="00F64E7E">
          <w:rPr>
            <w:noProof/>
            <w:webHidden/>
          </w:rPr>
          <w:fldChar w:fldCharType="separate"/>
        </w:r>
        <w:r w:rsidR="00B43E10">
          <w:rPr>
            <w:noProof/>
            <w:webHidden/>
          </w:rPr>
          <w:t>18</w:t>
        </w:r>
        <w:r w:rsidR="00F64E7E">
          <w:rPr>
            <w:noProof/>
            <w:webHidden/>
          </w:rPr>
          <w:fldChar w:fldCharType="end"/>
        </w:r>
      </w:hyperlink>
    </w:p>
    <w:p w:rsidR="00F64E7E" w:rsidRDefault="0045328D">
      <w:pPr>
        <w:pStyle w:val="22"/>
        <w:rPr>
          <w:rFonts w:asciiTheme="minorHAnsi" w:eastAsiaTheme="minorEastAsia" w:hAnsiTheme="minorHAnsi" w:cstheme="minorBidi"/>
          <w:noProof/>
          <w:szCs w:val="22"/>
        </w:rPr>
      </w:pPr>
      <w:hyperlink w:anchor="_Toc434578236" w:history="1">
        <w:r w:rsidR="00F64E7E" w:rsidRPr="003C60A2">
          <w:rPr>
            <w:rStyle w:val="ab"/>
            <w:noProof/>
          </w:rPr>
          <w:t>2.1.</w:t>
        </w:r>
        <w:r w:rsidR="00F64E7E">
          <w:rPr>
            <w:rFonts w:asciiTheme="minorHAnsi" w:eastAsiaTheme="minorEastAsia" w:hAnsiTheme="minorHAnsi" w:cstheme="minorBidi"/>
            <w:noProof/>
            <w:szCs w:val="22"/>
          </w:rPr>
          <w:tab/>
        </w:r>
        <w:r w:rsidR="00F64E7E" w:rsidRPr="003C60A2">
          <w:rPr>
            <w:rStyle w:val="ab"/>
            <w:rFonts w:hint="eastAsia"/>
            <w:noProof/>
          </w:rPr>
          <w:t>機能一覧</w:t>
        </w:r>
        <w:r w:rsidR="00F64E7E">
          <w:rPr>
            <w:noProof/>
            <w:webHidden/>
          </w:rPr>
          <w:tab/>
        </w:r>
        <w:r w:rsidR="00F64E7E">
          <w:rPr>
            <w:noProof/>
            <w:webHidden/>
          </w:rPr>
          <w:fldChar w:fldCharType="begin"/>
        </w:r>
        <w:r w:rsidR="00F64E7E">
          <w:rPr>
            <w:noProof/>
            <w:webHidden/>
          </w:rPr>
          <w:instrText xml:space="preserve"> PAGEREF _Toc434578236 \h </w:instrText>
        </w:r>
        <w:r w:rsidR="00F64E7E">
          <w:rPr>
            <w:noProof/>
            <w:webHidden/>
          </w:rPr>
        </w:r>
        <w:r w:rsidR="00F64E7E">
          <w:rPr>
            <w:noProof/>
            <w:webHidden/>
          </w:rPr>
          <w:fldChar w:fldCharType="separate"/>
        </w:r>
        <w:r w:rsidR="00B43E10">
          <w:rPr>
            <w:noProof/>
            <w:webHidden/>
          </w:rPr>
          <w:t>19</w:t>
        </w:r>
        <w:r w:rsidR="00F64E7E">
          <w:rPr>
            <w:noProof/>
            <w:webHidden/>
          </w:rPr>
          <w:fldChar w:fldCharType="end"/>
        </w:r>
      </w:hyperlink>
    </w:p>
    <w:p w:rsidR="006B064C" w:rsidRPr="000B7E16" w:rsidRDefault="00D3670A" w:rsidP="00D3670A">
      <w:pPr>
        <w:pStyle w:val="19"/>
        <w:tabs>
          <w:tab w:val="left" w:pos="420"/>
          <w:tab w:val="right" w:leader="dot" w:pos="9344"/>
        </w:tabs>
      </w:pPr>
      <w:r>
        <w:rPr>
          <w:rStyle w:val="01"/>
        </w:rPr>
        <w:fldChar w:fldCharType="end"/>
      </w:r>
    </w:p>
    <w:p w:rsidR="00904A26" w:rsidRDefault="00904A26" w:rsidP="00932580">
      <w:pPr>
        <w:sectPr w:rsidR="00904A26" w:rsidSect="00F103AD">
          <w:headerReference w:type="default" r:id="rId9"/>
          <w:footerReference w:type="default" r:id="rId10"/>
          <w:pgSz w:w="11906" w:h="16838" w:code="9"/>
          <w:pgMar w:top="1134" w:right="1134" w:bottom="1134" w:left="1418" w:header="851" w:footer="567" w:gutter="0"/>
          <w:cols w:space="425"/>
          <w:docGrid w:linePitch="360"/>
        </w:sectPr>
      </w:pPr>
    </w:p>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Default="00D95E53" w:rsidP="00D95E53"/>
    <w:p w:rsidR="00594A6A" w:rsidRPr="00077011" w:rsidRDefault="00594A6A" w:rsidP="00D95E53"/>
    <w:p w:rsidR="00D95E53" w:rsidRPr="00077011" w:rsidRDefault="008A1CA7" w:rsidP="00D95E53">
      <w:pPr>
        <w:pStyle w:val="12"/>
        <w:numPr>
          <w:ilvl w:val="0"/>
          <w:numId w:val="5"/>
        </w:numPr>
      </w:pPr>
      <w:bookmarkStart w:id="15" w:name="_Toc434578224"/>
      <w:r>
        <w:rPr>
          <w:rFonts w:hint="eastAsia"/>
          <w:lang w:eastAsia="ja-JP"/>
        </w:rPr>
        <w:t>原価計算ソフトの導入</w:t>
      </w:r>
      <w:r w:rsidR="0058752E">
        <w:rPr>
          <w:rFonts w:hint="eastAsia"/>
          <w:lang w:eastAsia="ja-JP"/>
        </w:rPr>
        <w:t>手順</w:t>
      </w:r>
      <w:bookmarkEnd w:id="15"/>
    </w:p>
    <w:p w:rsidR="00D95E53" w:rsidRPr="00077011" w:rsidRDefault="00D95E53" w:rsidP="00D95E53">
      <w:pPr>
        <w:pStyle w:val="20-1"/>
      </w:pPr>
      <w:r w:rsidRPr="00077011">
        <w:br w:type="page"/>
      </w:r>
    </w:p>
    <w:p w:rsidR="00D8678F" w:rsidRDefault="00D8678F" w:rsidP="00D8678F">
      <w:pPr>
        <w:rPr>
          <w:szCs w:val="21"/>
        </w:rPr>
      </w:pPr>
    </w:p>
    <w:p w:rsidR="00D8678F" w:rsidRDefault="00D8678F" w:rsidP="00D8678F">
      <w:pPr>
        <w:pStyle w:val="2"/>
      </w:pPr>
      <w:bookmarkStart w:id="16" w:name="_Toc434578225"/>
      <w:r>
        <w:rPr>
          <w:rFonts w:hint="eastAsia"/>
          <w:lang w:eastAsia="ja-JP"/>
        </w:rPr>
        <w:t>動作環境</w:t>
      </w:r>
      <w:r w:rsidR="00852B23">
        <w:rPr>
          <w:rFonts w:hint="eastAsia"/>
          <w:lang w:eastAsia="ja-JP"/>
        </w:rPr>
        <w:t>の確認</w:t>
      </w:r>
      <w:bookmarkEnd w:id="16"/>
    </w:p>
    <w:p w:rsidR="00D8678F" w:rsidRDefault="00D8678F" w:rsidP="00D8678F"/>
    <w:p w:rsidR="00D8678F" w:rsidRDefault="00D8678F" w:rsidP="00D8678F">
      <w:pPr>
        <w:ind w:firstLineChars="100" w:firstLine="210"/>
      </w:pPr>
      <w:r>
        <w:rPr>
          <w:rFonts w:hint="eastAsia"/>
        </w:rPr>
        <w:t>原価計算ソフト</w:t>
      </w:r>
      <w:r w:rsidR="0036778F">
        <w:rPr>
          <w:rFonts w:hint="eastAsia"/>
        </w:rPr>
        <w:t>を</w:t>
      </w:r>
      <w:r>
        <w:rPr>
          <w:rFonts w:hint="eastAsia"/>
        </w:rPr>
        <w:t>導入する</w:t>
      </w:r>
      <w:r>
        <w:rPr>
          <w:rFonts w:hint="eastAsia"/>
        </w:rPr>
        <w:t>PC</w:t>
      </w:r>
      <w:r>
        <w:rPr>
          <w:rFonts w:hint="eastAsia"/>
        </w:rPr>
        <w:t>が</w:t>
      </w:r>
      <w:r w:rsidR="0036778F">
        <w:rPr>
          <w:rFonts w:hint="eastAsia"/>
        </w:rPr>
        <w:t>以下の</w:t>
      </w:r>
      <w:r>
        <w:rPr>
          <w:rFonts w:hint="eastAsia"/>
        </w:rPr>
        <w:t>要件を満たす</w:t>
      </w:r>
      <w:r w:rsidR="0036778F">
        <w:rPr>
          <w:rFonts w:hint="eastAsia"/>
        </w:rPr>
        <w:t>ことを</w:t>
      </w:r>
      <w:r>
        <w:rPr>
          <w:rFonts w:hint="eastAsia"/>
        </w:rPr>
        <w:t>確認します。</w:t>
      </w:r>
    </w:p>
    <w:p w:rsidR="00D8678F" w:rsidRDefault="00D8678F" w:rsidP="00D8678F">
      <w:pPr>
        <w:ind w:firstLineChars="100" w:firstLine="210"/>
      </w:pPr>
    </w:p>
    <w:tbl>
      <w:tblPr>
        <w:tblStyle w:val="GridTable5DarkAccent1"/>
        <w:tblW w:w="0" w:type="auto"/>
        <w:tblInd w:w="562" w:type="dxa"/>
        <w:tblLook w:val="0400" w:firstRow="0" w:lastRow="0" w:firstColumn="0" w:lastColumn="0" w:noHBand="0" w:noVBand="1"/>
      </w:tblPr>
      <w:tblGrid>
        <w:gridCol w:w="2268"/>
        <w:gridCol w:w="6096"/>
      </w:tblGrid>
      <w:tr w:rsidR="00D8678F" w:rsidTr="00472D37">
        <w:trPr>
          <w:cnfStyle w:val="000000100000" w:firstRow="0" w:lastRow="0" w:firstColumn="0" w:lastColumn="0" w:oddVBand="0" w:evenVBand="0" w:oddHBand="1" w:evenHBand="0" w:firstRowFirstColumn="0" w:firstRowLastColumn="0" w:lastRowFirstColumn="0" w:lastRowLastColumn="0"/>
        </w:trPr>
        <w:tc>
          <w:tcPr>
            <w:tcW w:w="2268" w:type="dxa"/>
            <w:vMerge w:val="restart"/>
          </w:tcPr>
          <w:p w:rsidR="00D8678F" w:rsidRDefault="00D8678F" w:rsidP="00472D37">
            <w:pPr>
              <w:jc w:val="center"/>
            </w:pPr>
            <w:r>
              <w:t>OS</w:t>
            </w:r>
          </w:p>
        </w:tc>
        <w:tc>
          <w:tcPr>
            <w:tcW w:w="6096" w:type="dxa"/>
          </w:tcPr>
          <w:p w:rsidR="00D8678F" w:rsidRDefault="00D8678F" w:rsidP="00472D37">
            <w:r>
              <w:rPr>
                <w:rFonts w:hint="eastAsia"/>
              </w:rPr>
              <w:t xml:space="preserve">Windows7 </w:t>
            </w:r>
            <w:r>
              <w:t>SP1</w:t>
            </w:r>
          </w:p>
        </w:tc>
      </w:tr>
      <w:tr w:rsidR="00D8678F" w:rsidTr="00472D37">
        <w:tc>
          <w:tcPr>
            <w:tcW w:w="2268" w:type="dxa"/>
            <w:vMerge/>
          </w:tcPr>
          <w:p w:rsidR="00D8678F" w:rsidRDefault="00D8678F" w:rsidP="00472D37">
            <w:pPr>
              <w:jc w:val="center"/>
            </w:pPr>
          </w:p>
        </w:tc>
        <w:tc>
          <w:tcPr>
            <w:tcW w:w="6096" w:type="dxa"/>
          </w:tcPr>
          <w:p w:rsidR="00D8678F" w:rsidRDefault="00D8678F" w:rsidP="00472D37">
            <w:r>
              <w:t>Windows8.1 Pro</w:t>
            </w:r>
          </w:p>
        </w:tc>
      </w:tr>
      <w:tr w:rsidR="00D8678F" w:rsidTr="00472D37">
        <w:trPr>
          <w:cnfStyle w:val="000000100000" w:firstRow="0" w:lastRow="0" w:firstColumn="0" w:lastColumn="0" w:oddVBand="0" w:evenVBand="0" w:oddHBand="1" w:evenHBand="0" w:firstRowFirstColumn="0" w:firstRowLastColumn="0" w:lastRowFirstColumn="0" w:lastRowLastColumn="0"/>
        </w:trPr>
        <w:tc>
          <w:tcPr>
            <w:tcW w:w="2268" w:type="dxa"/>
          </w:tcPr>
          <w:p w:rsidR="00D8678F" w:rsidRDefault="00D8678F" w:rsidP="00472D37">
            <w:pPr>
              <w:jc w:val="center"/>
            </w:pPr>
            <w:r>
              <w:rPr>
                <w:rFonts w:hint="eastAsia"/>
              </w:rPr>
              <w:t>ミドルソフトウェア</w:t>
            </w:r>
          </w:p>
        </w:tc>
        <w:tc>
          <w:tcPr>
            <w:tcW w:w="6096" w:type="dxa"/>
          </w:tcPr>
          <w:p w:rsidR="00D8678F" w:rsidRDefault="00D8678F" w:rsidP="00472D37">
            <w:r>
              <w:t>Microsoft .NET Framework 4.5.1</w:t>
            </w:r>
          </w:p>
        </w:tc>
      </w:tr>
    </w:tbl>
    <w:p w:rsidR="00D8678F" w:rsidRDefault="00D8678F" w:rsidP="00D8678F">
      <w:pPr>
        <w:ind w:firstLineChars="100" w:firstLine="210"/>
      </w:pPr>
    </w:p>
    <w:p w:rsidR="00667C0A" w:rsidRDefault="00667C0A" w:rsidP="00D8678F">
      <w:pPr>
        <w:ind w:firstLineChars="100" w:firstLine="210"/>
      </w:pPr>
    </w:p>
    <w:p w:rsidR="00D8678F" w:rsidRPr="003C4B88" w:rsidRDefault="00D8678F" w:rsidP="00D8678F">
      <w:pPr>
        <w:pStyle w:val="3"/>
        <w:ind w:left="241" w:hanging="241"/>
      </w:pPr>
      <w:bookmarkStart w:id="17" w:name="_Toc434578226"/>
      <w:r>
        <w:rPr>
          <w:rFonts w:hint="eastAsia"/>
          <w:lang w:eastAsia="ja-JP"/>
        </w:rPr>
        <w:t xml:space="preserve">.NET </w:t>
      </w:r>
      <w:proofErr w:type="spellStart"/>
      <w:r>
        <w:rPr>
          <w:rFonts w:hint="eastAsia"/>
          <w:lang w:eastAsia="ja-JP"/>
        </w:rPr>
        <w:t>Framework</w:t>
      </w:r>
      <w:r>
        <w:rPr>
          <w:rFonts w:hint="eastAsia"/>
          <w:lang w:eastAsia="ja-JP"/>
        </w:rPr>
        <w:t>のバージョンを確認する</w:t>
      </w:r>
      <w:bookmarkEnd w:id="17"/>
      <w:proofErr w:type="spellEnd"/>
    </w:p>
    <w:p w:rsidR="00D8678F" w:rsidRDefault="00D8678F" w:rsidP="00D8678F">
      <w:pPr>
        <w:ind w:firstLineChars="100" w:firstLine="210"/>
      </w:pPr>
    </w:p>
    <w:p w:rsidR="00D8678F" w:rsidRDefault="00D8678F" w:rsidP="00D8678F">
      <w:pPr>
        <w:ind w:firstLineChars="100" w:firstLine="210"/>
      </w:pPr>
      <w:r>
        <w:rPr>
          <w:rFonts w:hint="eastAsia"/>
        </w:rPr>
        <w:t>コントロールパネルを開き</w:t>
      </w:r>
      <w:r>
        <w:rPr>
          <w:rFonts w:hint="eastAsia"/>
        </w:rPr>
        <w:t>(</w:t>
      </w:r>
      <w:r>
        <w:rPr>
          <w:rFonts w:hint="eastAsia"/>
        </w:rPr>
        <w:t>右下の</w:t>
      </w:r>
      <w:r>
        <w:rPr>
          <w:rFonts w:hint="eastAsia"/>
        </w:rPr>
        <w:t>Windows</w:t>
      </w:r>
      <w:r>
        <w:t>のロゴボタンをクリック</w:t>
      </w:r>
      <w:r>
        <w:t>→</w:t>
      </w:r>
      <w:r>
        <w:t>コントロールパネルをクリック</w:t>
      </w:r>
      <w:r>
        <w:rPr>
          <w:rFonts w:hint="eastAsia"/>
        </w:rPr>
        <w:t>)</w:t>
      </w:r>
      <w:r>
        <w:rPr>
          <w:rFonts w:hint="eastAsia"/>
        </w:rPr>
        <w:t>、表示方法に「カテゴリ」を選択の上、</w:t>
      </w:r>
      <w:r>
        <w:rPr>
          <w:rFonts w:hint="eastAsia"/>
        </w:rPr>
        <w:t>[</w:t>
      </w:r>
      <w:r>
        <w:rPr>
          <w:rFonts w:hint="eastAsia"/>
        </w:rPr>
        <w:t>プログラムのアンインストール</w:t>
      </w:r>
      <w:r>
        <w:rPr>
          <w:rFonts w:hint="eastAsia"/>
        </w:rPr>
        <w:t>]</w:t>
      </w:r>
      <w:r>
        <w:rPr>
          <w:rFonts w:hint="eastAsia"/>
        </w:rPr>
        <w:t>をクリックします。</w:t>
      </w:r>
    </w:p>
    <w:p w:rsidR="00D8678F" w:rsidRDefault="00D8678F" w:rsidP="00D8678F">
      <w:pPr>
        <w:ind w:firstLineChars="100" w:firstLine="210"/>
      </w:pPr>
      <w:r>
        <w:rPr>
          <w:noProof/>
        </w:rPr>
        <mc:AlternateContent>
          <mc:Choice Requires="wps">
            <w:drawing>
              <wp:anchor distT="0" distB="0" distL="114300" distR="114300" simplePos="0" relativeHeight="251735552" behindDoc="0" locked="0" layoutInCell="1" allowOverlap="1" wp14:anchorId="7EB00AE7" wp14:editId="429F39FA">
                <wp:simplePos x="0" y="0"/>
                <wp:positionH relativeFrom="column">
                  <wp:posOffset>1033145</wp:posOffset>
                </wp:positionH>
                <wp:positionV relativeFrom="paragraph">
                  <wp:posOffset>2568576</wp:posOffset>
                </wp:positionV>
                <wp:extent cx="1371600" cy="190500"/>
                <wp:effectExtent l="0" t="0" r="19050" b="19050"/>
                <wp:wrapNone/>
                <wp:docPr id="51" name="正方形/長方形 51"/>
                <wp:cNvGraphicFramePr/>
                <a:graphic xmlns:a="http://schemas.openxmlformats.org/drawingml/2006/main">
                  <a:graphicData uri="http://schemas.microsoft.com/office/word/2010/wordprocessingShape">
                    <wps:wsp>
                      <wps:cNvSpPr/>
                      <wps:spPr>
                        <a:xfrm>
                          <a:off x="0" y="0"/>
                          <a:ext cx="1371600" cy="1905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6C7277" id="正方形/長方形 51" o:spid="_x0000_s1026" style="position:absolute;left:0;text-align:left;margin-left:81.35pt;margin-top:202.25pt;width:108pt;height: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" filled="f" strokecolor="#c0504d [3205]" strokeweight="2pt"/>
            </w:pict>
          </mc:Fallback>
        </mc:AlternateContent>
      </w:r>
      <w:r>
        <w:rPr>
          <w:noProof/>
        </w:rPr>
        <w:drawing>
          <wp:inline distT="0" distB="0" distL="0" distR="0" wp14:anchorId="7180019C" wp14:editId="56CABD0D">
            <wp:extent cx="5939790" cy="4921250"/>
            <wp:effectExtent l="0" t="0" r="3810" b="0"/>
            <wp:docPr id="5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1"/>
                    <a:stretch>
                      <a:fillRect/>
                    </a:stretch>
                  </pic:blipFill>
                  <pic:spPr>
                    <a:xfrm>
                      <a:off x="0" y="0"/>
                      <a:ext cx="5939790" cy="4921250"/>
                    </a:xfrm>
                    <a:prstGeom prst="rect">
                      <a:avLst/>
                    </a:prstGeom>
                  </pic:spPr>
                </pic:pic>
              </a:graphicData>
            </a:graphic>
          </wp:inline>
        </w:drawing>
      </w:r>
    </w:p>
    <w:p w:rsidR="00D8678F" w:rsidRDefault="00D8678F" w:rsidP="00D8678F">
      <w:pPr>
        <w:ind w:firstLineChars="100" w:firstLine="210"/>
      </w:pPr>
    </w:p>
    <w:p w:rsidR="00D8678F" w:rsidRDefault="00D8678F" w:rsidP="00D8678F">
      <w:pPr>
        <w:widowControl/>
        <w:adjustRightInd/>
        <w:jc w:val="left"/>
        <w:textAlignment w:val="auto"/>
      </w:pPr>
      <w:r>
        <w:br w:type="page"/>
      </w:r>
    </w:p>
    <w:p w:rsidR="00D8678F" w:rsidRDefault="00D8678F" w:rsidP="00D8678F">
      <w:pPr>
        <w:ind w:firstLineChars="100" w:firstLine="210"/>
      </w:pPr>
    </w:p>
    <w:p w:rsidR="00D8678F" w:rsidRDefault="00D8678F" w:rsidP="00D8678F">
      <w:pPr>
        <w:ind w:firstLineChars="100" w:firstLine="210"/>
      </w:pPr>
      <w:r>
        <w:rPr>
          <w:rFonts w:hint="eastAsia"/>
        </w:rPr>
        <w:t>「</w:t>
      </w:r>
      <w:r>
        <w:rPr>
          <w:rFonts w:hint="eastAsia"/>
        </w:rPr>
        <w:t>Microsoft .NET Fram</w:t>
      </w:r>
      <w:r>
        <w:t>ework 4.5.1</w:t>
      </w:r>
      <w:r>
        <w:t>」の名前が存在することを確認します。</w:t>
      </w:r>
    </w:p>
    <w:p w:rsidR="00D8678F" w:rsidRPr="00971183" w:rsidRDefault="00D8678F" w:rsidP="00D8678F">
      <w:pPr>
        <w:ind w:firstLineChars="100" w:firstLine="210"/>
      </w:pPr>
      <w:r>
        <w:rPr>
          <w:noProof/>
        </w:rPr>
        <mc:AlternateContent>
          <mc:Choice Requires="wps">
            <w:drawing>
              <wp:anchor distT="0" distB="0" distL="114300" distR="114300" simplePos="0" relativeHeight="251736576" behindDoc="0" locked="0" layoutInCell="1" allowOverlap="1" wp14:anchorId="3AC36D78" wp14:editId="764B74F3">
                <wp:simplePos x="0" y="0"/>
                <wp:positionH relativeFrom="column">
                  <wp:posOffset>1585595</wp:posOffset>
                </wp:positionH>
                <wp:positionV relativeFrom="paragraph">
                  <wp:posOffset>2597785</wp:posOffset>
                </wp:positionV>
                <wp:extent cx="2381250" cy="190500"/>
                <wp:effectExtent l="0" t="0" r="19050" b="19050"/>
                <wp:wrapNone/>
                <wp:docPr id="52" name="正方形/長方形 52"/>
                <wp:cNvGraphicFramePr/>
                <a:graphic xmlns:a="http://schemas.openxmlformats.org/drawingml/2006/main">
                  <a:graphicData uri="http://schemas.microsoft.com/office/word/2010/wordprocessingShape">
                    <wps:wsp>
                      <wps:cNvSpPr/>
                      <wps:spPr>
                        <a:xfrm>
                          <a:off x="0" y="0"/>
                          <a:ext cx="2381250" cy="1905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7B9F15B" id="正方形/長方形 52" o:spid="_x0000_s1026" style="position:absolute;left:0;text-align:left;margin-left:124.85pt;margin-top:204.55pt;width:187.5pt;height:1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" filled="f" strokecolor="#c0504d [3205]" strokeweight="2pt"/>
            </w:pict>
          </mc:Fallback>
        </mc:AlternateContent>
      </w:r>
      <w:r>
        <w:rPr>
          <w:noProof/>
        </w:rPr>
        <w:drawing>
          <wp:inline distT="0" distB="0" distL="0" distR="0" wp14:anchorId="47D27EBF" wp14:editId="71553196">
            <wp:extent cx="5939790" cy="4921250"/>
            <wp:effectExtent l="0" t="0" r="3810" b="0"/>
            <wp:docPr id="5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2"/>
                    <a:stretch>
                      <a:fillRect/>
                    </a:stretch>
                  </pic:blipFill>
                  <pic:spPr>
                    <a:xfrm>
                      <a:off x="0" y="0"/>
                      <a:ext cx="5939790" cy="4921250"/>
                    </a:xfrm>
                    <a:prstGeom prst="rect">
                      <a:avLst/>
                    </a:prstGeom>
                  </pic:spPr>
                </pic:pic>
              </a:graphicData>
            </a:graphic>
          </wp:inline>
        </w:drawing>
      </w:r>
    </w:p>
    <w:p w:rsidR="00D8678F" w:rsidRDefault="00D8678F" w:rsidP="00D8678F">
      <w:pPr>
        <w:rPr>
          <w:szCs w:val="21"/>
        </w:rPr>
      </w:pPr>
    </w:p>
    <w:p w:rsidR="00D8678F" w:rsidRPr="00954ED0" w:rsidRDefault="00D8678F" w:rsidP="00D8678F">
      <w:pPr>
        <w:rPr>
          <w:szCs w:val="21"/>
        </w:rPr>
      </w:pPr>
    </w:p>
    <w:p w:rsidR="00CC1C79" w:rsidRDefault="00694322" w:rsidP="00CC1C79">
      <w:pPr>
        <w:pStyle w:val="2"/>
      </w:pPr>
      <w:bookmarkStart w:id="18" w:name="_事前準備"/>
      <w:bookmarkStart w:id="19" w:name="_Toc434578227"/>
      <w:bookmarkEnd w:id="18"/>
      <w:proofErr w:type="spellStart"/>
      <w:r>
        <w:t>原価計算ソフトの</w:t>
      </w:r>
      <w:r>
        <w:rPr>
          <w:rFonts w:hint="eastAsia"/>
          <w:lang w:eastAsia="ja-JP"/>
        </w:rPr>
        <w:t>zip</w:t>
      </w:r>
      <w:r>
        <w:t>ファイルを準備</w:t>
      </w:r>
      <w:bookmarkEnd w:id="19"/>
      <w:proofErr w:type="spellEnd"/>
    </w:p>
    <w:p w:rsidR="00CC1C79" w:rsidRDefault="00CC1C79" w:rsidP="00CC1C79"/>
    <w:p w:rsidR="006245F5" w:rsidRDefault="00346954" w:rsidP="006245F5">
      <w:pPr>
        <w:ind w:firstLineChars="100" w:firstLine="210"/>
      </w:pPr>
      <w:r>
        <w:rPr>
          <w:rFonts w:hint="eastAsia"/>
        </w:rPr>
        <w:t>原価計算ソフト</w:t>
      </w:r>
      <w:r w:rsidR="00B81630">
        <w:rPr>
          <w:rFonts w:hint="eastAsia"/>
        </w:rPr>
        <w:t>の</w:t>
      </w:r>
      <w:r w:rsidR="00571E9F">
        <w:rPr>
          <w:rFonts w:hint="eastAsia"/>
        </w:rPr>
        <w:t>zip</w:t>
      </w:r>
      <w:r w:rsidR="00571E9F">
        <w:rPr>
          <w:rFonts w:hint="eastAsia"/>
        </w:rPr>
        <w:t>ファイルを</w:t>
      </w:r>
      <w:r w:rsidR="00571E9F">
        <w:rPr>
          <w:rFonts w:hint="eastAsia"/>
        </w:rPr>
        <w:t>USB</w:t>
      </w:r>
      <w:r w:rsidR="00571E9F">
        <w:rPr>
          <w:rFonts w:hint="eastAsia"/>
        </w:rPr>
        <w:t>等で受け取り、</w:t>
      </w:r>
      <w:r w:rsidR="00B81630">
        <w:rPr>
          <w:rFonts w:hint="eastAsia"/>
        </w:rPr>
        <w:t>導入</w:t>
      </w:r>
      <w:r w:rsidR="00571E9F">
        <w:rPr>
          <w:rFonts w:hint="eastAsia"/>
        </w:rPr>
        <w:t>する</w:t>
      </w:r>
      <w:r w:rsidR="00571E9F">
        <w:rPr>
          <w:rFonts w:hint="eastAsia"/>
        </w:rPr>
        <w:t>PC</w:t>
      </w:r>
      <w:r w:rsidR="00B81630">
        <w:rPr>
          <w:rFonts w:hint="eastAsia"/>
        </w:rPr>
        <w:t>の任意のフォルダにコピーします。</w:t>
      </w:r>
    </w:p>
    <w:p w:rsidR="00571E9F" w:rsidRPr="00B81630" w:rsidRDefault="00571E9F" w:rsidP="006245F5">
      <w:pPr>
        <w:ind w:firstLineChars="100" w:firstLine="210"/>
      </w:pPr>
    </w:p>
    <w:p w:rsidR="00571E9F" w:rsidRDefault="00571E9F" w:rsidP="006245F5">
      <w:pPr>
        <w:ind w:firstLineChars="100" w:firstLine="210"/>
      </w:pPr>
      <w:r>
        <w:rPr>
          <w:rFonts w:hint="eastAsia"/>
        </w:rPr>
        <w:t>ファイル名：</w:t>
      </w:r>
      <w:r w:rsidR="00834F2C">
        <w:rPr>
          <w:rFonts w:hint="eastAsia"/>
        </w:rPr>
        <w:t>原価ソフト</w:t>
      </w:r>
      <w:r>
        <w:rPr>
          <w:rFonts w:hint="eastAsia"/>
        </w:rPr>
        <w:t>.</w:t>
      </w:r>
      <w:proofErr w:type="spellStart"/>
      <w:r>
        <w:rPr>
          <w:rFonts w:hint="eastAsia"/>
        </w:rPr>
        <w:t>ver</w:t>
      </w:r>
      <w:proofErr w:type="spellEnd"/>
      <w:r w:rsidR="00CF5517">
        <w:t>[*.*].zip</w:t>
      </w:r>
    </w:p>
    <w:p w:rsidR="00CF5517" w:rsidRDefault="00CF5517" w:rsidP="006245F5">
      <w:pPr>
        <w:ind w:firstLineChars="100" w:firstLine="210"/>
      </w:pPr>
    </w:p>
    <w:p w:rsidR="00CF5517" w:rsidRDefault="00CF5517" w:rsidP="00CF5517">
      <w:pPr>
        <w:pStyle w:val="11"/>
      </w:pPr>
      <w:r>
        <w:rPr>
          <w:lang w:eastAsia="ja-JP"/>
        </w:rPr>
        <w:t>末尾</w:t>
      </w:r>
      <w:r>
        <w:rPr>
          <w:lang w:eastAsia="ja-JP"/>
        </w:rPr>
        <w:t>[*.*]</w:t>
      </w:r>
      <w:proofErr w:type="spellStart"/>
      <w:r>
        <w:rPr>
          <w:lang w:eastAsia="ja-JP"/>
        </w:rPr>
        <w:t>は、原価計算ソフトのバージョン示す数値が入ります</w:t>
      </w:r>
      <w:proofErr w:type="spellEnd"/>
      <w:r>
        <w:rPr>
          <w:lang w:eastAsia="ja-JP"/>
        </w:rPr>
        <w:t>。</w:t>
      </w:r>
    </w:p>
    <w:p w:rsidR="00CA74EE" w:rsidRDefault="00CA74EE" w:rsidP="00CA74EE"/>
    <w:p w:rsidR="00D8678F" w:rsidRDefault="00D8678F">
      <w:pPr>
        <w:widowControl/>
        <w:adjustRightInd/>
        <w:jc w:val="left"/>
        <w:textAlignment w:val="auto"/>
        <w:rPr>
          <w:szCs w:val="21"/>
        </w:rPr>
      </w:pPr>
      <w:r>
        <w:rPr>
          <w:szCs w:val="21"/>
        </w:rPr>
        <w:br w:type="page"/>
      </w:r>
    </w:p>
    <w:p w:rsidR="00824A44" w:rsidRDefault="00824A44" w:rsidP="00CA74EE">
      <w:pPr>
        <w:rPr>
          <w:szCs w:val="21"/>
        </w:rPr>
      </w:pPr>
    </w:p>
    <w:p w:rsidR="00CA74EE" w:rsidRDefault="00497E71" w:rsidP="00CA74EE">
      <w:pPr>
        <w:pStyle w:val="2"/>
      </w:pPr>
      <w:bookmarkStart w:id="20" w:name="_Toc434578228"/>
      <w:r>
        <w:rPr>
          <w:rFonts w:hint="eastAsia"/>
          <w:lang w:eastAsia="ja-JP"/>
        </w:rPr>
        <w:t>ネットワークドライブの設定</w:t>
      </w:r>
      <w:bookmarkEnd w:id="20"/>
    </w:p>
    <w:p w:rsidR="00CA74EE" w:rsidRDefault="00CA74EE" w:rsidP="00CA74EE"/>
    <w:p w:rsidR="00CA74EE" w:rsidRDefault="004C5050" w:rsidP="00CA74EE">
      <w:pPr>
        <w:ind w:firstLineChars="100" w:firstLine="210"/>
      </w:pPr>
      <w:r>
        <w:rPr>
          <w:rFonts w:hint="eastAsia"/>
        </w:rPr>
        <w:t>データベースファイルを配置してあるのサーバ</w:t>
      </w:r>
      <w:r>
        <w:rPr>
          <w:rFonts w:hint="eastAsia"/>
        </w:rPr>
        <w:t>(</w:t>
      </w:r>
      <w:r>
        <w:t>192.168.0.250</w:t>
      </w:r>
      <w:r>
        <w:rPr>
          <w:rFonts w:hint="eastAsia"/>
        </w:rPr>
        <w:t>)</w:t>
      </w:r>
      <w:r>
        <w:rPr>
          <w:rFonts w:hint="eastAsia"/>
        </w:rPr>
        <w:t>のフォルダに対して、原価計算ソフトを導入する</w:t>
      </w:r>
      <w:r>
        <w:rPr>
          <w:rFonts w:hint="eastAsia"/>
        </w:rPr>
        <w:t>PC</w:t>
      </w:r>
      <w:r w:rsidR="00B81630">
        <w:rPr>
          <w:rFonts w:hint="eastAsia"/>
        </w:rPr>
        <w:t>に</w:t>
      </w:r>
      <w:r>
        <w:rPr>
          <w:rFonts w:hint="eastAsia"/>
        </w:rPr>
        <w:t>ネットワークドライブを割り当てます。</w:t>
      </w:r>
    </w:p>
    <w:p w:rsidR="004C5050" w:rsidRDefault="004C5050" w:rsidP="00CA74EE">
      <w:pPr>
        <w:ind w:firstLineChars="100" w:firstLine="210"/>
      </w:pPr>
    </w:p>
    <w:p w:rsidR="004C5050" w:rsidRDefault="000379AD" w:rsidP="00CA74EE">
      <w:pPr>
        <w:ind w:firstLineChars="100" w:firstLine="210"/>
      </w:pPr>
      <w:r>
        <w:rPr>
          <w:rFonts w:hint="eastAsia"/>
        </w:rPr>
        <w:t>マイコンピュータを開き</w:t>
      </w:r>
      <w:r>
        <w:rPr>
          <w:rFonts w:hint="eastAsia"/>
        </w:rPr>
        <w:t>(</w:t>
      </w:r>
      <w:r>
        <w:rPr>
          <w:rFonts w:hint="eastAsia"/>
        </w:rPr>
        <w:t>右下の</w:t>
      </w:r>
      <w:r>
        <w:rPr>
          <w:rFonts w:hint="eastAsia"/>
        </w:rPr>
        <w:t>Windows</w:t>
      </w:r>
      <w:r>
        <w:t>のロゴボタンをクリック</w:t>
      </w:r>
      <w:r>
        <w:t>→</w:t>
      </w:r>
      <w:r>
        <w:t>コンピュータをクリック</w:t>
      </w:r>
      <w:r>
        <w:rPr>
          <w:rFonts w:hint="eastAsia"/>
        </w:rPr>
        <w:t>)</w:t>
      </w:r>
      <w:r w:rsidR="004C5050">
        <w:rPr>
          <w:rFonts w:hint="eastAsia"/>
        </w:rPr>
        <w:t>、</w:t>
      </w:r>
      <w:r w:rsidR="00110F2A">
        <w:rPr>
          <w:rFonts w:hint="eastAsia"/>
        </w:rPr>
        <w:t>[</w:t>
      </w:r>
      <w:r>
        <w:rPr>
          <w:rFonts w:hint="eastAsia"/>
        </w:rPr>
        <w:t>ネットワークドライブの割り当て</w:t>
      </w:r>
      <w:r w:rsidR="00110F2A">
        <w:rPr>
          <w:rFonts w:hint="eastAsia"/>
        </w:rPr>
        <w:t>]</w:t>
      </w:r>
      <w:r>
        <w:rPr>
          <w:rFonts w:hint="eastAsia"/>
        </w:rPr>
        <w:t>をクリックします。</w:t>
      </w:r>
    </w:p>
    <w:p w:rsidR="000379AD" w:rsidRDefault="00B1316B" w:rsidP="00CA74EE">
      <w:pPr>
        <w:ind w:firstLineChars="100" w:firstLine="210"/>
      </w:pPr>
      <w:r>
        <w:rPr>
          <w:noProof/>
        </w:rPr>
        <mc:AlternateContent>
          <mc:Choice Requires="wps">
            <w:drawing>
              <wp:anchor distT="0" distB="0" distL="114300" distR="114300" simplePos="0" relativeHeight="251707904" behindDoc="0" locked="0" layoutInCell="1" allowOverlap="1" wp14:anchorId="0EA05AF9" wp14:editId="7BBD7274">
                <wp:simplePos x="0" y="0"/>
                <wp:positionH relativeFrom="column">
                  <wp:posOffset>3166745</wp:posOffset>
                </wp:positionH>
                <wp:positionV relativeFrom="paragraph">
                  <wp:posOffset>387985</wp:posOffset>
                </wp:positionV>
                <wp:extent cx="1343025" cy="228600"/>
                <wp:effectExtent l="0" t="0" r="28575" b="19050"/>
                <wp:wrapNone/>
                <wp:docPr id="5" name="正方形/長方形 5"/>
                <wp:cNvGraphicFramePr/>
                <a:graphic xmlns:a="http://schemas.openxmlformats.org/drawingml/2006/main">
                  <a:graphicData uri="http://schemas.microsoft.com/office/word/2010/wordprocessingShape">
                    <wps:wsp>
                      <wps:cNvSpPr/>
                      <wps:spPr>
                        <a:xfrm>
                          <a:off x="0" y="0"/>
                          <a:ext cx="1343025" cy="2286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D117337" id="正方形/長方形 5" o:spid="_x0000_s1026" style="position:absolute;left:0;text-align:left;margin-left:249.35pt;margin-top:30.55pt;width:105.75pt;height:18pt;z-index:25170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" filled="f" strokecolor="#c0504d [3205]" strokeweight="2pt"/>
            </w:pict>
          </mc:Fallback>
        </mc:AlternateContent>
      </w:r>
      <w:r w:rsidR="000379AD">
        <w:rPr>
          <w:noProof/>
        </w:rPr>
        <w:drawing>
          <wp:inline distT="0" distB="0" distL="0" distR="0" wp14:anchorId="7F4B0688" wp14:editId="0DDF40A8">
            <wp:extent cx="5939790" cy="3793490"/>
            <wp:effectExtent l="0" t="0" r="381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13"/>
                    <a:stretch>
                      <a:fillRect/>
                    </a:stretch>
                  </pic:blipFill>
                  <pic:spPr>
                    <a:xfrm>
                      <a:off x="0" y="0"/>
                      <a:ext cx="5939790" cy="3793490"/>
                    </a:xfrm>
                    <a:prstGeom prst="rect">
                      <a:avLst/>
                    </a:prstGeom>
                  </pic:spPr>
                </pic:pic>
              </a:graphicData>
            </a:graphic>
          </wp:inline>
        </w:drawing>
      </w:r>
    </w:p>
    <w:p w:rsidR="00110F2A" w:rsidRDefault="00110F2A">
      <w:pPr>
        <w:widowControl/>
        <w:adjustRightInd/>
        <w:jc w:val="left"/>
        <w:textAlignment w:val="auto"/>
      </w:pPr>
      <w:r>
        <w:br w:type="page"/>
      </w:r>
    </w:p>
    <w:p w:rsidR="000379AD" w:rsidRDefault="000379AD" w:rsidP="00CA74EE">
      <w:pPr>
        <w:ind w:firstLineChars="100" w:firstLine="210"/>
      </w:pPr>
    </w:p>
    <w:p w:rsidR="000379AD" w:rsidRDefault="00110F2A" w:rsidP="00CA74EE">
      <w:pPr>
        <w:ind w:firstLineChars="100" w:firstLine="210"/>
      </w:pPr>
      <w:r>
        <w:rPr>
          <w:rFonts w:hint="eastAsia"/>
        </w:rPr>
        <w:t>ネットワークドライブの割り当て画面にて、以下の内容を入力し、</w:t>
      </w:r>
      <w:r>
        <w:rPr>
          <w:rFonts w:hint="eastAsia"/>
        </w:rPr>
        <w:t>[</w:t>
      </w:r>
      <w:r>
        <w:rPr>
          <w:rFonts w:hint="eastAsia"/>
        </w:rPr>
        <w:t>完了</w:t>
      </w:r>
      <w:r>
        <w:rPr>
          <w:rFonts w:hint="eastAsia"/>
        </w:rPr>
        <w:t>]</w:t>
      </w:r>
      <w:r>
        <w:rPr>
          <w:rFonts w:hint="eastAsia"/>
        </w:rPr>
        <w:t>ボタンをクリックします。</w:t>
      </w:r>
    </w:p>
    <w:p w:rsidR="000379AD" w:rsidRDefault="00FC102C" w:rsidP="00CA74EE">
      <w:pPr>
        <w:ind w:firstLineChars="100" w:firstLine="210"/>
      </w:pPr>
      <w:r>
        <w:rPr>
          <w:noProof/>
        </w:rPr>
        <mc:AlternateContent>
          <mc:Choice Requires="wps">
            <w:drawing>
              <wp:anchor distT="0" distB="0" distL="114300" distR="114300" simplePos="0" relativeHeight="251709952" behindDoc="0" locked="0" layoutInCell="1" allowOverlap="1" wp14:anchorId="48ABD522" wp14:editId="0656D932">
                <wp:simplePos x="0" y="0"/>
                <wp:positionH relativeFrom="column">
                  <wp:posOffset>3947795</wp:posOffset>
                </wp:positionH>
                <wp:positionV relativeFrom="paragraph">
                  <wp:posOffset>3937635</wp:posOffset>
                </wp:positionV>
                <wp:extent cx="1000125" cy="285750"/>
                <wp:effectExtent l="0" t="0" r="28575" b="19050"/>
                <wp:wrapNone/>
                <wp:docPr id="7" name="正方形/長方形 7"/>
                <wp:cNvGraphicFramePr/>
                <a:graphic xmlns:a="http://schemas.openxmlformats.org/drawingml/2006/main">
                  <a:graphicData uri="http://schemas.microsoft.com/office/word/2010/wordprocessingShape">
                    <wps:wsp>
                      <wps:cNvSpPr/>
                      <wps:spPr>
                        <a:xfrm>
                          <a:off x="0" y="0"/>
                          <a:ext cx="1000125" cy="2857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1FF196" id="正方形/長方形 7" o:spid="_x0000_s1026" style="position:absolute;left:0;text-align:left;margin-left:310.85pt;margin-top:310.05pt;width:78.75pt;height:2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" filled="f" strokecolor="#c0504d [3205]" strokeweight="2pt"/>
            </w:pict>
          </mc:Fallback>
        </mc:AlternateContent>
      </w:r>
      <w:r w:rsidR="00110F2A">
        <w:rPr>
          <w:noProof/>
        </w:rPr>
        <w:drawing>
          <wp:inline distT="0" distB="0" distL="0" distR="0" wp14:anchorId="6EF4DE8C" wp14:editId="3CF0D954">
            <wp:extent cx="5939790" cy="4351020"/>
            <wp:effectExtent l="0" t="0" r="381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4"/>
                    <a:stretch>
                      <a:fillRect/>
                    </a:stretch>
                  </pic:blipFill>
                  <pic:spPr>
                    <a:xfrm>
                      <a:off x="0" y="0"/>
                      <a:ext cx="5939790" cy="4351020"/>
                    </a:xfrm>
                    <a:prstGeom prst="rect">
                      <a:avLst/>
                    </a:prstGeom>
                  </pic:spPr>
                </pic:pic>
              </a:graphicData>
            </a:graphic>
          </wp:inline>
        </w:drawing>
      </w:r>
    </w:p>
    <w:p w:rsidR="00110F2A" w:rsidRDefault="00110F2A" w:rsidP="00CA74EE">
      <w:pPr>
        <w:ind w:firstLineChars="100" w:firstLine="210"/>
      </w:pPr>
    </w:p>
    <w:tbl>
      <w:tblPr>
        <w:tblStyle w:val="GridTable5DarkAccent1"/>
        <w:tblW w:w="0" w:type="auto"/>
        <w:tblLook w:val="04A0" w:firstRow="1" w:lastRow="0" w:firstColumn="1" w:lastColumn="0" w:noHBand="0" w:noVBand="1"/>
      </w:tblPr>
      <w:tblGrid>
        <w:gridCol w:w="623"/>
        <w:gridCol w:w="3625"/>
        <w:gridCol w:w="5015"/>
      </w:tblGrid>
      <w:tr w:rsidR="00110F2A" w:rsidTr="00FC10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110F2A" w:rsidRDefault="00110F2A" w:rsidP="00110F2A">
            <w:pPr>
              <w:jc w:val="center"/>
            </w:pPr>
            <w:r>
              <w:t>№</w:t>
            </w:r>
          </w:p>
        </w:tc>
        <w:tc>
          <w:tcPr>
            <w:tcW w:w="3625" w:type="dxa"/>
          </w:tcPr>
          <w:p w:rsidR="00110F2A" w:rsidRDefault="00110F2A" w:rsidP="00CA74EE">
            <w:pPr>
              <w:cnfStyle w:val="100000000000" w:firstRow="1" w:lastRow="0" w:firstColumn="0" w:lastColumn="0" w:oddVBand="0" w:evenVBand="0" w:oddHBand="0" w:evenHBand="0" w:firstRowFirstColumn="0" w:firstRowLastColumn="0" w:lastRowFirstColumn="0" w:lastRowLastColumn="0"/>
            </w:pPr>
            <w:r>
              <w:t>項目</w:t>
            </w:r>
          </w:p>
        </w:tc>
        <w:tc>
          <w:tcPr>
            <w:tcW w:w="5015" w:type="dxa"/>
          </w:tcPr>
          <w:p w:rsidR="00110F2A" w:rsidRDefault="00110F2A" w:rsidP="00CA74EE">
            <w:pPr>
              <w:cnfStyle w:val="100000000000" w:firstRow="1" w:lastRow="0" w:firstColumn="0" w:lastColumn="0" w:oddVBand="0" w:evenVBand="0" w:oddHBand="0" w:evenHBand="0" w:firstRowFirstColumn="0" w:firstRowLastColumn="0" w:lastRowFirstColumn="0" w:lastRowLastColumn="0"/>
            </w:pPr>
            <w:r>
              <w:t>入力内容</w:t>
            </w:r>
          </w:p>
        </w:tc>
      </w:tr>
      <w:tr w:rsidR="00110F2A" w:rsidTr="00FC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110F2A" w:rsidRDefault="00110F2A" w:rsidP="00110F2A">
            <w:pPr>
              <w:jc w:val="center"/>
            </w:pPr>
            <w:r>
              <w:t>1</w:t>
            </w:r>
          </w:p>
        </w:tc>
        <w:tc>
          <w:tcPr>
            <w:tcW w:w="3625" w:type="dxa"/>
          </w:tcPr>
          <w:p w:rsidR="00110F2A" w:rsidRDefault="00110F2A" w:rsidP="00CA74EE">
            <w:pPr>
              <w:cnfStyle w:val="000000100000" w:firstRow="0" w:lastRow="0" w:firstColumn="0" w:lastColumn="0" w:oddVBand="0" w:evenVBand="0" w:oddHBand="1" w:evenHBand="0" w:firstRowFirstColumn="0" w:firstRowLastColumn="0" w:lastRowFirstColumn="0" w:lastRowLastColumn="0"/>
            </w:pPr>
            <w:r>
              <w:t>ドライブ</w:t>
            </w:r>
            <w:r>
              <w:rPr>
                <w:rFonts w:hint="eastAsia"/>
              </w:rPr>
              <w:t>(D)</w:t>
            </w:r>
          </w:p>
        </w:tc>
        <w:tc>
          <w:tcPr>
            <w:tcW w:w="5015" w:type="dxa"/>
          </w:tcPr>
          <w:p w:rsidR="00110F2A" w:rsidRDefault="00FC102C" w:rsidP="00CA74EE">
            <w:pPr>
              <w:cnfStyle w:val="000000100000" w:firstRow="0" w:lastRow="0" w:firstColumn="0" w:lastColumn="0" w:oddVBand="0" w:evenVBand="0" w:oddHBand="1" w:evenHBand="0" w:firstRowFirstColumn="0" w:firstRowLastColumn="0" w:lastRowFirstColumn="0" w:lastRowLastColumn="0"/>
            </w:pPr>
            <w:r>
              <w:rPr>
                <w:rFonts w:hint="eastAsia"/>
              </w:rPr>
              <w:t>Z</w:t>
            </w:r>
            <w:r>
              <w:t>:</w:t>
            </w:r>
          </w:p>
        </w:tc>
      </w:tr>
      <w:tr w:rsidR="00110F2A" w:rsidTr="00FC102C">
        <w:tc>
          <w:tcPr>
            <w:cnfStyle w:val="001000000000" w:firstRow="0" w:lastRow="0" w:firstColumn="1" w:lastColumn="0" w:oddVBand="0" w:evenVBand="0" w:oddHBand="0" w:evenHBand="0" w:firstRowFirstColumn="0" w:firstRowLastColumn="0" w:lastRowFirstColumn="0" w:lastRowLastColumn="0"/>
            <w:tcW w:w="623" w:type="dxa"/>
          </w:tcPr>
          <w:p w:rsidR="00110F2A" w:rsidRDefault="00110F2A" w:rsidP="00110F2A">
            <w:pPr>
              <w:jc w:val="center"/>
            </w:pPr>
            <w:r>
              <w:t>2</w:t>
            </w:r>
          </w:p>
        </w:tc>
        <w:tc>
          <w:tcPr>
            <w:tcW w:w="3625" w:type="dxa"/>
          </w:tcPr>
          <w:p w:rsidR="00110F2A" w:rsidRDefault="00110F2A" w:rsidP="00CA74EE">
            <w:pPr>
              <w:cnfStyle w:val="000000000000" w:firstRow="0" w:lastRow="0" w:firstColumn="0" w:lastColumn="0" w:oddVBand="0" w:evenVBand="0" w:oddHBand="0" w:evenHBand="0" w:firstRowFirstColumn="0" w:firstRowLastColumn="0" w:lastRowFirstColumn="0" w:lastRowLastColumn="0"/>
            </w:pPr>
            <w:r>
              <w:t>フォルダー</w:t>
            </w:r>
            <w:r>
              <w:rPr>
                <w:rFonts w:hint="eastAsia"/>
              </w:rPr>
              <w:t>(O)</w:t>
            </w:r>
          </w:p>
        </w:tc>
        <w:tc>
          <w:tcPr>
            <w:tcW w:w="5015" w:type="dxa"/>
          </w:tcPr>
          <w:p w:rsidR="00110F2A" w:rsidRDefault="00FC102C" w:rsidP="00CA74EE">
            <w:pPr>
              <w:cnfStyle w:val="000000000000" w:firstRow="0" w:lastRow="0" w:firstColumn="0" w:lastColumn="0" w:oddVBand="0" w:evenVBand="0" w:oddHBand="0" w:evenHBand="0" w:firstRowFirstColumn="0" w:firstRowLastColumn="0" w:lastRowFirstColumn="0" w:lastRowLastColumn="0"/>
            </w:pPr>
            <w:r w:rsidRPr="00FC102C">
              <w:rPr>
                <w:rFonts w:hint="eastAsia"/>
              </w:rPr>
              <w:t>\\192.168.0.250\d$\</w:t>
            </w:r>
            <w:r w:rsidRPr="00FC102C">
              <w:rPr>
                <w:rFonts w:hint="eastAsia"/>
              </w:rPr>
              <w:t>原価ソフト</w:t>
            </w:r>
          </w:p>
        </w:tc>
      </w:tr>
      <w:tr w:rsidR="00110F2A" w:rsidTr="00FC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110F2A" w:rsidRDefault="00110F2A" w:rsidP="00110F2A">
            <w:pPr>
              <w:jc w:val="center"/>
            </w:pPr>
            <w:r>
              <w:t>3</w:t>
            </w:r>
          </w:p>
        </w:tc>
        <w:tc>
          <w:tcPr>
            <w:tcW w:w="3625" w:type="dxa"/>
          </w:tcPr>
          <w:p w:rsidR="00110F2A" w:rsidRDefault="00FC102C" w:rsidP="00CA74EE">
            <w:pPr>
              <w:cnfStyle w:val="000000100000" w:firstRow="0" w:lastRow="0" w:firstColumn="0" w:lastColumn="0" w:oddVBand="0" w:evenVBand="0" w:oddHBand="1" w:evenHBand="0" w:firstRowFirstColumn="0" w:firstRowLastColumn="0" w:lastRowFirstColumn="0" w:lastRowLastColumn="0"/>
            </w:pPr>
            <w:r>
              <w:rPr>
                <w:rFonts w:hint="eastAsia"/>
              </w:rPr>
              <w:t>ログオン時に再接続する</w:t>
            </w:r>
            <w:r>
              <w:rPr>
                <w:rFonts w:hint="eastAsia"/>
              </w:rPr>
              <w:t>(R)</w:t>
            </w:r>
          </w:p>
        </w:tc>
        <w:tc>
          <w:tcPr>
            <w:tcW w:w="5015" w:type="dxa"/>
          </w:tcPr>
          <w:p w:rsidR="00110F2A" w:rsidRDefault="00FC102C" w:rsidP="00CA74EE">
            <w:pPr>
              <w:cnfStyle w:val="000000100000" w:firstRow="0" w:lastRow="0" w:firstColumn="0" w:lastColumn="0" w:oddVBand="0" w:evenVBand="0" w:oddHBand="1" w:evenHBand="0" w:firstRowFirstColumn="0" w:firstRowLastColumn="0" w:lastRowFirstColumn="0" w:lastRowLastColumn="0"/>
            </w:pPr>
            <w:r>
              <w:t>チェックする</w:t>
            </w:r>
          </w:p>
        </w:tc>
      </w:tr>
    </w:tbl>
    <w:p w:rsidR="00110F2A" w:rsidRDefault="00110F2A" w:rsidP="00CA74EE">
      <w:pPr>
        <w:ind w:firstLineChars="100" w:firstLine="210"/>
      </w:pPr>
    </w:p>
    <w:p w:rsidR="00FC102C" w:rsidRDefault="00FC102C" w:rsidP="00CA74EE">
      <w:pPr>
        <w:ind w:firstLineChars="100" w:firstLine="210"/>
      </w:pPr>
    </w:p>
    <w:p w:rsidR="00110F2A" w:rsidRPr="00FC102C" w:rsidRDefault="00FC102C" w:rsidP="00FC102C">
      <w:pPr>
        <w:ind w:firstLineChars="100" w:firstLine="210"/>
      </w:pPr>
      <w:r>
        <w:rPr>
          <w:rFonts w:hint="eastAsia"/>
        </w:rPr>
        <w:t>windows</w:t>
      </w:r>
      <w:r>
        <w:rPr>
          <w:rFonts w:hint="eastAsia"/>
        </w:rPr>
        <w:t>セキュリティ画面にて、サーバの</w:t>
      </w:r>
      <w:r>
        <w:t>管理者ユーザの</w:t>
      </w:r>
      <w:r>
        <w:rPr>
          <w:rFonts w:hint="eastAsia"/>
        </w:rPr>
        <w:t>ログイン</w:t>
      </w:r>
      <w:r>
        <w:t>ID</w:t>
      </w:r>
      <w:r>
        <w:t>とパスワードを入力し、</w:t>
      </w:r>
      <w:r w:rsidR="00F55019">
        <w:t>「資格情報を記憶する」にチェックの上、</w:t>
      </w:r>
      <w:r>
        <w:rPr>
          <w:rFonts w:hint="eastAsia"/>
        </w:rPr>
        <w:t>[OK]</w:t>
      </w:r>
      <w:r>
        <w:rPr>
          <w:rFonts w:hint="eastAsia"/>
        </w:rPr>
        <w:t>ボタンをクリックします。</w:t>
      </w:r>
    </w:p>
    <w:p w:rsidR="00FC102C" w:rsidRDefault="00F55019" w:rsidP="00CA74EE">
      <w:pPr>
        <w:ind w:firstLineChars="100" w:firstLine="210"/>
      </w:pPr>
      <w:r>
        <w:rPr>
          <w:noProof/>
        </w:rPr>
        <mc:AlternateContent>
          <mc:Choice Requires="wps">
            <w:drawing>
              <wp:anchor distT="0" distB="0" distL="114300" distR="114300" simplePos="0" relativeHeight="251713024" behindDoc="0" locked="0" layoutInCell="1" allowOverlap="1" wp14:anchorId="7A0F7F1B" wp14:editId="7BDB1820">
                <wp:simplePos x="0" y="0"/>
                <wp:positionH relativeFrom="column">
                  <wp:posOffset>1014095</wp:posOffset>
                </wp:positionH>
                <wp:positionV relativeFrom="paragraph">
                  <wp:posOffset>1598930</wp:posOffset>
                </wp:positionV>
                <wp:extent cx="914400" cy="247650"/>
                <wp:effectExtent l="0" t="0" r="0" b="0"/>
                <wp:wrapNone/>
                <wp:docPr id="12" name="テキスト ボックス 12"/>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77E4" w:rsidRPr="00F55019" w:rsidRDefault="00C277E4">
                            <w:pPr>
                              <w:rPr>
                                <w:sz w:val="16"/>
                              </w:rPr>
                            </w:pPr>
                            <w:r w:rsidRPr="00F55019">
                              <w:rPr>
                                <w:rFonts w:hint="eastAsia"/>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12" o:spid="_x0000_s1026" type="#_x0000_t202" style="position:absolute;left:0;text-align:left;margin-left:79.85pt;margin-top:125.9pt;width:1in;height:19.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" filled="f" stroked="f" strokeweight=".5pt">
                <v:textbox>
                  <w:txbxContent>
                    <w:p w:rsidR="00C277E4" w:rsidRPr="00F55019" w:rsidRDefault="00C277E4">
                      <w:pPr>
                        <w:rPr>
                          <w:sz w:val="16"/>
                        </w:rPr>
                      </w:pPr>
                      <w:r w:rsidRPr="00F55019">
                        <w:rPr>
                          <w:rFonts w:hint="eastAsia"/>
                          <w:sz w:val="16"/>
                        </w:rPr>
                        <w:t>✔</w:t>
                      </w:r>
                    </w:p>
                  </w:txbxContent>
                </v:textbox>
              </v:shape>
            </w:pict>
          </mc:Fallback>
        </mc:AlternateContent>
      </w:r>
      <w:r w:rsidR="00FC102C">
        <w:rPr>
          <w:noProof/>
        </w:rPr>
        <w:drawing>
          <wp:inline distT="0" distB="0" distL="0" distR="0" wp14:anchorId="33BC4B9C" wp14:editId="2895F35F">
            <wp:extent cx="3810000" cy="2428875"/>
            <wp:effectExtent l="0" t="0" r="0" b="9525"/>
            <wp:docPr id="9" name="図 9" descr="http://faq.epsondirect.co.jp/faq/doc/1033/answer/image/2009/07/22/011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aq.epsondirect.co.jp/faq/doc/1033/answer/image/2009/07/22/01105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428875"/>
                    </a:xfrm>
                    <a:prstGeom prst="rect">
                      <a:avLst/>
                    </a:prstGeom>
                    <a:noFill/>
                    <a:ln>
                      <a:noFill/>
                    </a:ln>
                  </pic:spPr>
                </pic:pic>
              </a:graphicData>
            </a:graphic>
          </wp:inline>
        </w:drawing>
      </w:r>
    </w:p>
    <w:p w:rsidR="00FC102C" w:rsidRPr="000379AD" w:rsidRDefault="00FC102C" w:rsidP="00CA74EE">
      <w:pPr>
        <w:ind w:firstLineChars="100" w:firstLine="210"/>
      </w:pPr>
    </w:p>
    <w:p w:rsidR="004C5050" w:rsidRDefault="00FC102C" w:rsidP="00FC102C">
      <w:pPr>
        <w:pStyle w:val="11"/>
      </w:pPr>
      <w:r>
        <w:rPr>
          <w:rFonts w:hint="eastAsia"/>
          <w:lang w:eastAsia="ja-JP"/>
        </w:rPr>
        <w:t>サーバの管理者ユーザの</w:t>
      </w:r>
      <w:r w:rsidR="00F55019">
        <w:rPr>
          <w:rFonts w:hint="eastAsia"/>
          <w:lang w:eastAsia="ja-JP"/>
        </w:rPr>
        <w:t>ログイン</w:t>
      </w:r>
      <w:proofErr w:type="spellStart"/>
      <w:r w:rsidR="00F55019">
        <w:rPr>
          <w:rFonts w:hint="eastAsia"/>
          <w:lang w:eastAsia="ja-JP"/>
        </w:rPr>
        <w:t>ID</w:t>
      </w:r>
      <w:r w:rsidR="00F55019">
        <w:rPr>
          <w:rFonts w:hint="eastAsia"/>
          <w:lang w:eastAsia="ja-JP"/>
        </w:rPr>
        <w:t>は</w:t>
      </w:r>
      <w:proofErr w:type="spellEnd"/>
      <w:r w:rsidR="00F55019">
        <w:rPr>
          <w:rFonts w:hint="eastAsia"/>
          <w:lang w:eastAsia="ja-JP"/>
        </w:rPr>
        <w:t>「</w:t>
      </w:r>
      <w:proofErr w:type="spellStart"/>
      <w:r w:rsidR="00F55019">
        <w:rPr>
          <w:rFonts w:hint="eastAsia"/>
          <w:lang w:eastAsia="ja-JP"/>
        </w:rPr>
        <w:t>administrator</w:t>
      </w:r>
      <w:r w:rsidR="00F55019">
        <w:rPr>
          <w:rFonts w:hint="eastAsia"/>
          <w:lang w:eastAsia="ja-JP"/>
        </w:rPr>
        <w:t>」です。</w:t>
      </w:r>
      <w:r>
        <w:rPr>
          <w:rFonts w:hint="eastAsia"/>
          <w:lang w:eastAsia="ja-JP"/>
        </w:rPr>
        <w:t>パスワードは、担当者に確認してください</w:t>
      </w:r>
      <w:proofErr w:type="spellEnd"/>
      <w:r>
        <w:rPr>
          <w:rFonts w:hint="eastAsia"/>
          <w:lang w:eastAsia="ja-JP"/>
        </w:rPr>
        <w:t>。</w:t>
      </w:r>
    </w:p>
    <w:p w:rsidR="004C5050" w:rsidRDefault="004C5050" w:rsidP="00CA74EE">
      <w:pPr>
        <w:ind w:firstLineChars="100" w:firstLine="210"/>
      </w:pPr>
    </w:p>
    <w:p w:rsidR="004C5050" w:rsidRDefault="0022655B" w:rsidP="00CA74EE">
      <w:pPr>
        <w:ind w:firstLineChars="100" w:firstLine="210"/>
      </w:pPr>
      <w:r>
        <w:t>ネッドワークドライブが作成されていることを確認します。</w:t>
      </w:r>
    </w:p>
    <w:p w:rsidR="0022655B" w:rsidRPr="0022655B" w:rsidRDefault="0022655B" w:rsidP="00CA74EE">
      <w:pPr>
        <w:ind w:firstLineChars="100" w:firstLine="210"/>
      </w:pPr>
      <w:r>
        <w:rPr>
          <w:noProof/>
        </w:rPr>
        <mc:AlternateContent>
          <mc:Choice Requires="wps">
            <w:drawing>
              <wp:anchor distT="0" distB="0" distL="114300" distR="114300" simplePos="0" relativeHeight="251712000" behindDoc="0" locked="0" layoutInCell="1" allowOverlap="1" wp14:anchorId="5AFB76FB" wp14:editId="34E9A522">
                <wp:simplePos x="0" y="0"/>
                <wp:positionH relativeFrom="column">
                  <wp:posOffset>1585595</wp:posOffset>
                </wp:positionH>
                <wp:positionV relativeFrom="paragraph">
                  <wp:posOffset>2470784</wp:posOffset>
                </wp:positionV>
                <wp:extent cx="1771650" cy="466725"/>
                <wp:effectExtent l="0" t="0" r="19050" b="28575"/>
                <wp:wrapNone/>
                <wp:docPr id="11" name="正方形/長方形 11"/>
                <wp:cNvGraphicFramePr/>
                <a:graphic xmlns:a="http://schemas.openxmlformats.org/drawingml/2006/main">
                  <a:graphicData uri="http://schemas.microsoft.com/office/word/2010/wordprocessingShape">
                    <wps:wsp>
                      <wps:cNvSpPr/>
                      <wps:spPr>
                        <a:xfrm>
                          <a:off x="0" y="0"/>
                          <a:ext cx="1771650" cy="4667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8AB2E33" id="正方形/長方形 11" o:spid="_x0000_s1026" style="position:absolute;left:0;text-align:left;margin-left:124.85pt;margin-top:194.55pt;width:139.5pt;height:36.7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" filled="f" strokecolor="#c0504d [3205]" strokeweight="2pt"/>
            </w:pict>
          </mc:Fallback>
        </mc:AlternateContent>
      </w:r>
      <w:r>
        <w:rPr>
          <w:noProof/>
        </w:rPr>
        <w:drawing>
          <wp:inline distT="0" distB="0" distL="0" distR="0" wp14:anchorId="18E59091" wp14:editId="50E6258D">
            <wp:extent cx="5939790" cy="3793490"/>
            <wp:effectExtent l="0" t="0" r="3810" b="0"/>
            <wp:docPr id="1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6"/>
                    <a:stretch>
                      <a:fillRect/>
                    </a:stretch>
                  </pic:blipFill>
                  <pic:spPr>
                    <a:xfrm>
                      <a:off x="0" y="0"/>
                      <a:ext cx="5939790" cy="3793490"/>
                    </a:xfrm>
                    <a:prstGeom prst="rect">
                      <a:avLst/>
                    </a:prstGeom>
                  </pic:spPr>
                </pic:pic>
              </a:graphicData>
            </a:graphic>
          </wp:inline>
        </w:drawing>
      </w:r>
    </w:p>
    <w:p w:rsidR="004C5050" w:rsidRDefault="004C5050" w:rsidP="00CA74EE">
      <w:pPr>
        <w:ind w:firstLineChars="100" w:firstLine="210"/>
      </w:pPr>
    </w:p>
    <w:p w:rsidR="004C5050" w:rsidRPr="004C5050" w:rsidRDefault="008B541E" w:rsidP="008B541E">
      <w:pPr>
        <w:pStyle w:val="aff6"/>
      </w:pPr>
      <w:r>
        <w:t>パソコンを再起動した際、ネットワークドライブに再接続できない旨のエラーが出た場合は、ネットワークドライブのアイコンをダブルクリック</w:t>
      </w:r>
      <w:r w:rsidR="00D45090">
        <w:t>することで再接続できます。</w:t>
      </w:r>
    </w:p>
    <w:p w:rsidR="00E369D7" w:rsidRDefault="00E369D7">
      <w:pPr>
        <w:widowControl/>
        <w:adjustRightInd/>
        <w:jc w:val="left"/>
        <w:textAlignment w:val="auto"/>
        <w:rPr>
          <w:szCs w:val="21"/>
        </w:rPr>
      </w:pPr>
      <w:r>
        <w:rPr>
          <w:szCs w:val="21"/>
        </w:rPr>
        <w:br w:type="page"/>
      </w:r>
    </w:p>
    <w:p w:rsidR="00497E71" w:rsidRDefault="00497E71" w:rsidP="00497E71">
      <w:pPr>
        <w:rPr>
          <w:szCs w:val="21"/>
        </w:rPr>
      </w:pPr>
    </w:p>
    <w:p w:rsidR="00497E71" w:rsidRDefault="00497E71" w:rsidP="00497E71">
      <w:pPr>
        <w:pStyle w:val="2"/>
      </w:pPr>
      <w:bookmarkStart w:id="21" w:name="_Toc434578229"/>
      <w:r>
        <w:rPr>
          <w:rFonts w:hint="eastAsia"/>
          <w:lang w:eastAsia="ja-JP"/>
        </w:rPr>
        <w:t>原価計算ソフトの</w:t>
      </w:r>
      <w:proofErr w:type="spellStart"/>
      <w:r>
        <w:rPr>
          <w:rFonts w:hint="eastAsia"/>
          <w:lang w:eastAsia="ja-JP"/>
        </w:rPr>
        <w:t>zip</w:t>
      </w:r>
      <w:r>
        <w:rPr>
          <w:rFonts w:hint="eastAsia"/>
          <w:lang w:eastAsia="ja-JP"/>
        </w:rPr>
        <w:t>ファイル</w:t>
      </w:r>
      <w:r w:rsidR="00B21AFB">
        <w:rPr>
          <w:rFonts w:hint="eastAsia"/>
          <w:lang w:eastAsia="ja-JP"/>
        </w:rPr>
        <w:t>を展開</w:t>
      </w:r>
      <w:bookmarkEnd w:id="21"/>
      <w:proofErr w:type="spellEnd"/>
    </w:p>
    <w:p w:rsidR="00497E71" w:rsidRDefault="00497E71" w:rsidP="00497E71"/>
    <w:p w:rsidR="00CC075C" w:rsidRDefault="00B21AFB" w:rsidP="00CC075C">
      <w:pPr>
        <w:ind w:firstLineChars="100" w:firstLine="210"/>
      </w:pPr>
      <w:r>
        <w:t>任意のフォルダにコピーした</w:t>
      </w:r>
      <w:r w:rsidR="00527DF0">
        <w:t>原価計算ソフトの</w:t>
      </w:r>
      <w:r>
        <w:rPr>
          <w:rFonts w:hint="eastAsia"/>
        </w:rPr>
        <w:t>zip</w:t>
      </w:r>
      <w:r>
        <w:rPr>
          <w:rFonts w:hint="eastAsia"/>
        </w:rPr>
        <w:t>ファイルを展開します。</w:t>
      </w:r>
      <w:r w:rsidR="00CC075C">
        <w:t>ここでは、</w:t>
      </w:r>
      <w:r w:rsidR="00CC075C">
        <w:rPr>
          <w:rFonts w:hint="eastAsia"/>
        </w:rPr>
        <w:t>zip</w:t>
      </w:r>
      <w:r w:rsidR="00CC075C">
        <w:rPr>
          <w:rFonts w:hint="eastAsia"/>
        </w:rPr>
        <w:t>ファイルが「</w:t>
      </w:r>
      <w:r w:rsidR="00CC075C">
        <w:rPr>
          <w:rFonts w:hint="eastAsia"/>
        </w:rPr>
        <w:t>D:</w:t>
      </w:r>
      <w:r w:rsidR="00CC075C">
        <w:t>\ufd\</w:t>
      </w:r>
      <w:r w:rsidR="00CC075C">
        <w:rPr>
          <w:rFonts w:hint="eastAsia"/>
        </w:rPr>
        <w:t>」フォルダにコピーされていることを例に説明します。</w:t>
      </w:r>
    </w:p>
    <w:p w:rsidR="00CC075C" w:rsidRDefault="00CC075C" w:rsidP="00CC075C">
      <w:pPr>
        <w:ind w:firstLineChars="100" w:firstLine="210"/>
      </w:pPr>
    </w:p>
    <w:p w:rsidR="00CC075C" w:rsidRDefault="00CC075C" w:rsidP="00CC075C">
      <w:pPr>
        <w:ind w:firstLineChars="100" w:firstLine="210"/>
      </w:pPr>
      <w:r>
        <w:t>z</w:t>
      </w:r>
      <w:r>
        <w:rPr>
          <w:rFonts w:hint="eastAsia"/>
        </w:rPr>
        <w:t>ip</w:t>
      </w:r>
      <w:r>
        <w:rPr>
          <w:rFonts w:hint="eastAsia"/>
        </w:rPr>
        <w:t>ファイルをコピーしたフォルダを開きます。</w:t>
      </w:r>
    </w:p>
    <w:p w:rsidR="00CC075C" w:rsidRDefault="00CC075C" w:rsidP="00CC075C">
      <w:pPr>
        <w:ind w:firstLineChars="100" w:firstLine="210"/>
      </w:pPr>
      <w:r>
        <w:rPr>
          <w:noProof/>
        </w:rPr>
        <w:drawing>
          <wp:inline distT="0" distB="0" distL="0" distR="0" wp14:anchorId="06056E38" wp14:editId="3BABB125">
            <wp:extent cx="5939790" cy="3283585"/>
            <wp:effectExtent l="0" t="0" r="3810" b="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17"/>
                    <a:stretch>
                      <a:fillRect/>
                    </a:stretch>
                  </pic:blipFill>
                  <pic:spPr>
                    <a:xfrm>
                      <a:off x="0" y="0"/>
                      <a:ext cx="5939790" cy="3283585"/>
                    </a:xfrm>
                    <a:prstGeom prst="rect">
                      <a:avLst/>
                    </a:prstGeom>
                  </pic:spPr>
                </pic:pic>
              </a:graphicData>
            </a:graphic>
          </wp:inline>
        </w:drawing>
      </w:r>
    </w:p>
    <w:p w:rsidR="00CC075C" w:rsidRDefault="00CC075C" w:rsidP="00CC075C">
      <w:pPr>
        <w:ind w:firstLineChars="100" w:firstLine="210"/>
      </w:pPr>
    </w:p>
    <w:p w:rsidR="00CC075C" w:rsidRDefault="00CC075C" w:rsidP="00CC075C">
      <w:pPr>
        <w:ind w:firstLineChars="100" w:firstLine="210"/>
      </w:pPr>
      <w:r>
        <w:t>z</w:t>
      </w:r>
      <w:r>
        <w:rPr>
          <w:rFonts w:hint="eastAsia"/>
        </w:rPr>
        <w:t>ip</w:t>
      </w:r>
      <w:r>
        <w:rPr>
          <w:rFonts w:hint="eastAsia"/>
        </w:rPr>
        <w:t>ファイルを右クリック→</w:t>
      </w:r>
      <w:r>
        <w:rPr>
          <w:rFonts w:hint="eastAsia"/>
        </w:rPr>
        <w:t>[</w:t>
      </w:r>
      <w:r>
        <w:rPr>
          <w:rFonts w:hint="eastAsia"/>
        </w:rPr>
        <w:t>すべて展開</w:t>
      </w:r>
      <w:r>
        <w:rPr>
          <w:rFonts w:hint="eastAsia"/>
        </w:rPr>
        <w:t>]</w:t>
      </w:r>
      <w:r>
        <w:rPr>
          <w:rFonts w:hint="eastAsia"/>
        </w:rPr>
        <w:t>をクリックします。「圧縮</w:t>
      </w:r>
      <w:r>
        <w:rPr>
          <w:rFonts w:hint="eastAsia"/>
        </w:rPr>
        <w:t>(ZIP</w:t>
      </w:r>
      <w:r>
        <w:rPr>
          <w:rFonts w:hint="eastAsia"/>
        </w:rPr>
        <w:t>形式</w:t>
      </w:r>
      <w:r>
        <w:rPr>
          <w:rFonts w:hint="eastAsia"/>
        </w:rPr>
        <w:t>)</w:t>
      </w:r>
      <w:r>
        <w:rPr>
          <w:rFonts w:hint="eastAsia"/>
        </w:rPr>
        <w:t>フォルダー展開」画面にて、展開先フォルダを指定し、</w:t>
      </w:r>
      <w:r>
        <w:rPr>
          <w:rFonts w:hint="eastAsia"/>
        </w:rPr>
        <w:t>[</w:t>
      </w:r>
      <w:r>
        <w:rPr>
          <w:rFonts w:hint="eastAsia"/>
        </w:rPr>
        <w:t>展開</w:t>
      </w:r>
      <w:r>
        <w:rPr>
          <w:rFonts w:hint="eastAsia"/>
        </w:rPr>
        <w:t>]</w:t>
      </w:r>
      <w:r>
        <w:rPr>
          <w:rFonts w:hint="eastAsia"/>
        </w:rPr>
        <w:t>ボタンをクリックします。</w:t>
      </w:r>
    </w:p>
    <w:p w:rsidR="00CC075C" w:rsidRDefault="00CC075C" w:rsidP="00CC075C">
      <w:pPr>
        <w:ind w:firstLineChars="100" w:firstLine="210"/>
      </w:pPr>
      <w:r>
        <w:rPr>
          <w:noProof/>
        </w:rPr>
        <mc:AlternateContent>
          <mc:Choice Requires="wps">
            <w:drawing>
              <wp:anchor distT="0" distB="0" distL="114300" distR="114300" simplePos="0" relativeHeight="251715072" behindDoc="0" locked="0" layoutInCell="1" allowOverlap="1" wp14:anchorId="62CDE81F" wp14:editId="17B5A801">
                <wp:simplePos x="0" y="0"/>
                <wp:positionH relativeFrom="column">
                  <wp:posOffset>3214370</wp:posOffset>
                </wp:positionH>
                <wp:positionV relativeFrom="paragraph">
                  <wp:posOffset>3578225</wp:posOffset>
                </wp:positionV>
                <wp:extent cx="800100" cy="2286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800100" cy="2286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34BF862" id="正方形/長方形 15" o:spid="_x0000_s1026" style="position:absolute;left:0;text-align:left;margin-left:253.1pt;margin-top:281.75pt;width:63pt;height: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" filled="f" strokecolor="#c0504d [3205]" strokeweight="2pt"/>
            </w:pict>
          </mc:Fallback>
        </mc:AlternateContent>
      </w:r>
      <w:r>
        <w:rPr>
          <w:noProof/>
        </w:rPr>
        <w:drawing>
          <wp:inline distT="0" distB="0" distL="0" distR="0" wp14:anchorId="18EA8DB0" wp14:editId="7E5D9C75">
            <wp:extent cx="4799880" cy="3929040"/>
            <wp:effectExtent l="0" t="0" r="1270" b="0"/>
            <wp:docPr id="1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8"/>
                    <a:stretch>
                      <a:fillRect/>
                    </a:stretch>
                  </pic:blipFill>
                  <pic:spPr>
                    <a:xfrm>
                      <a:off x="0" y="0"/>
                      <a:ext cx="4799880" cy="3929040"/>
                    </a:xfrm>
                    <a:prstGeom prst="rect">
                      <a:avLst/>
                    </a:prstGeom>
                  </pic:spPr>
                </pic:pic>
              </a:graphicData>
            </a:graphic>
          </wp:inline>
        </w:drawing>
      </w:r>
    </w:p>
    <w:p w:rsidR="00CC075C" w:rsidRPr="00CC075C" w:rsidRDefault="00CC075C" w:rsidP="00CC075C">
      <w:pPr>
        <w:ind w:firstLineChars="100" w:firstLine="210"/>
      </w:pPr>
    </w:p>
    <w:p w:rsidR="00CC075C" w:rsidRDefault="00CC075C" w:rsidP="00CC075C">
      <w:pPr>
        <w:ind w:firstLineChars="100" w:firstLine="210"/>
      </w:pPr>
    </w:p>
    <w:p w:rsidR="00CC075C" w:rsidRDefault="00CC075C" w:rsidP="00CC075C">
      <w:pPr>
        <w:ind w:firstLineChars="100" w:firstLine="210"/>
      </w:pPr>
      <w:r>
        <w:t>z</w:t>
      </w:r>
      <w:r>
        <w:rPr>
          <w:rFonts w:hint="eastAsia"/>
        </w:rPr>
        <w:t>ip</w:t>
      </w:r>
      <w:r>
        <w:rPr>
          <w:rFonts w:hint="eastAsia"/>
        </w:rPr>
        <w:t>ファイルが展開され、以下のファイルが存在することを確認します。</w:t>
      </w:r>
    </w:p>
    <w:p w:rsidR="00CC075C" w:rsidRDefault="00CC075C" w:rsidP="00CC075C">
      <w:pPr>
        <w:ind w:firstLineChars="100" w:firstLine="210"/>
      </w:pPr>
      <w:r>
        <w:rPr>
          <w:noProof/>
        </w:rPr>
        <w:drawing>
          <wp:inline distT="0" distB="0" distL="0" distR="0" wp14:anchorId="6681D04F" wp14:editId="6FD8B2DD">
            <wp:extent cx="5939790" cy="3283585"/>
            <wp:effectExtent l="0" t="0" r="3810" b="0"/>
            <wp:docPr id="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9"/>
                    <a:stretch>
                      <a:fillRect/>
                    </a:stretch>
                  </pic:blipFill>
                  <pic:spPr>
                    <a:xfrm>
                      <a:off x="0" y="0"/>
                      <a:ext cx="5939790" cy="3283585"/>
                    </a:xfrm>
                    <a:prstGeom prst="rect">
                      <a:avLst/>
                    </a:prstGeom>
                  </pic:spPr>
                </pic:pic>
              </a:graphicData>
            </a:graphic>
          </wp:inline>
        </w:drawing>
      </w:r>
    </w:p>
    <w:p w:rsidR="00CC075C" w:rsidRDefault="00CC075C" w:rsidP="00CC075C">
      <w:pPr>
        <w:ind w:firstLineChars="100" w:firstLine="210"/>
      </w:pPr>
    </w:p>
    <w:tbl>
      <w:tblPr>
        <w:tblStyle w:val="GridTable5DarkAccent1"/>
        <w:tblW w:w="0" w:type="auto"/>
        <w:tblInd w:w="1413" w:type="dxa"/>
        <w:tblLook w:val="04A0" w:firstRow="1" w:lastRow="0" w:firstColumn="1" w:lastColumn="0" w:noHBand="0" w:noVBand="1"/>
      </w:tblPr>
      <w:tblGrid>
        <w:gridCol w:w="850"/>
        <w:gridCol w:w="4678"/>
      </w:tblGrid>
      <w:tr w:rsidR="00CC075C" w:rsidTr="00F758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CC075C" w:rsidRDefault="00CC075C" w:rsidP="00CC075C">
            <w:pPr>
              <w:jc w:val="center"/>
            </w:pPr>
            <w:r>
              <w:t>№</w:t>
            </w:r>
          </w:p>
        </w:tc>
        <w:tc>
          <w:tcPr>
            <w:tcW w:w="4678" w:type="dxa"/>
          </w:tcPr>
          <w:p w:rsidR="00CC075C" w:rsidRDefault="00CC075C" w:rsidP="00CC075C">
            <w:pPr>
              <w:jc w:val="center"/>
              <w:cnfStyle w:val="100000000000" w:firstRow="1" w:lastRow="0" w:firstColumn="0" w:lastColumn="0" w:oddVBand="0" w:evenVBand="0" w:oddHBand="0" w:evenHBand="0" w:firstRowFirstColumn="0" w:firstRowLastColumn="0" w:lastRowFirstColumn="0" w:lastRowLastColumn="0"/>
            </w:pPr>
            <w:r>
              <w:rPr>
                <w:rFonts w:hint="eastAsia"/>
              </w:rPr>
              <w:t>ファイル名</w:t>
            </w:r>
          </w:p>
        </w:tc>
      </w:tr>
      <w:tr w:rsidR="00CC075C" w:rsidTr="00F75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CC075C" w:rsidRDefault="00CC075C" w:rsidP="00CC075C">
            <w:pPr>
              <w:jc w:val="center"/>
            </w:pPr>
            <w:r>
              <w:rPr>
                <w:rFonts w:hint="eastAsia"/>
              </w:rPr>
              <w:t>1</w:t>
            </w:r>
          </w:p>
        </w:tc>
        <w:tc>
          <w:tcPr>
            <w:tcW w:w="4678" w:type="dxa"/>
          </w:tcPr>
          <w:p w:rsidR="00CC075C" w:rsidRDefault="00CC075C" w:rsidP="00CC075C">
            <w:pPr>
              <w:cnfStyle w:val="000000100000" w:firstRow="0" w:lastRow="0" w:firstColumn="0" w:lastColumn="0" w:oddVBand="0" w:evenVBand="0" w:oddHBand="1" w:evenHBand="0" w:firstRowFirstColumn="0" w:firstRowLastColumn="0" w:lastRowFirstColumn="0" w:lastRowLastColumn="0"/>
            </w:pPr>
            <w:r w:rsidRPr="00CC075C">
              <w:t>CostAccounting.exe</w:t>
            </w:r>
          </w:p>
        </w:tc>
      </w:tr>
      <w:tr w:rsidR="00CC075C" w:rsidTr="00F758C6">
        <w:tc>
          <w:tcPr>
            <w:cnfStyle w:val="001000000000" w:firstRow="0" w:lastRow="0" w:firstColumn="1" w:lastColumn="0" w:oddVBand="0" w:evenVBand="0" w:oddHBand="0" w:evenHBand="0" w:firstRowFirstColumn="0" w:firstRowLastColumn="0" w:lastRowFirstColumn="0" w:lastRowLastColumn="0"/>
            <w:tcW w:w="850" w:type="dxa"/>
          </w:tcPr>
          <w:p w:rsidR="00CC075C" w:rsidRDefault="00CC075C" w:rsidP="00CC075C">
            <w:pPr>
              <w:jc w:val="center"/>
            </w:pPr>
            <w:r>
              <w:rPr>
                <w:rFonts w:hint="eastAsia"/>
              </w:rPr>
              <w:t>2</w:t>
            </w:r>
          </w:p>
        </w:tc>
        <w:tc>
          <w:tcPr>
            <w:tcW w:w="4678" w:type="dxa"/>
          </w:tcPr>
          <w:p w:rsidR="00CC075C" w:rsidRDefault="00CC075C" w:rsidP="00CC075C">
            <w:pPr>
              <w:cnfStyle w:val="000000000000" w:firstRow="0" w:lastRow="0" w:firstColumn="0" w:lastColumn="0" w:oddVBand="0" w:evenVBand="0" w:oddHBand="0" w:evenHBand="0" w:firstRowFirstColumn="0" w:firstRowLastColumn="0" w:lastRowFirstColumn="0" w:lastRowLastColumn="0"/>
            </w:pPr>
            <w:proofErr w:type="spellStart"/>
            <w:r w:rsidRPr="00CC075C">
              <w:t>CostAccounting.exe.config</w:t>
            </w:r>
            <w:proofErr w:type="spellEnd"/>
          </w:p>
        </w:tc>
      </w:tr>
      <w:tr w:rsidR="00CC075C" w:rsidTr="00F75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CC075C" w:rsidRDefault="00CC075C" w:rsidP="00CC075C">
            <w:pPr>
              <w:jc w:val="center"/>
            </w:pPr>
            <w:r>
              <w:rPr>
                <w:rFonts w:hint="eastAsia"/>
              </w:rPr>
              <w:t>3</w:t>
            </w:r>
          </w:p>
        </w:tc>
        <w:tc>
          <w:tcPr>
            <w:tcW w:w="4678" w:type="dxa"/>
          </w:tcPr>
          <w:p w:rsidR="00CC075C" w:rsidRDefault="00CC075C" w:rsidP="00CC075C">
            <w:pPr>
              <w:cnfStyle w:val="000000100000" w:firstRow="0" w:lastRow="0" w:firstColumn="0" w:lastColumn="0" w:oddVBand="0" w:evenVBand="0" w:oddHBand="1" w:evenHBand="0" w:firstRowFirstColumn="0" w:firstRowLastColumn="0" w:lastRowFirstColumn="0" w:lastRowLastColumn="0"/>
            </w:pPr>
            <w:r w:rsidRPr="00CC075C">
              <w:t>EntityFramework.dll</w:t>
            </w:r>
          </w:p>
        </w:tc>
      </w:tr>
      <w:tr w:rsidR="00CC075C" w:rsidTr="00F758C6">
        <w:tc>
          <w:tcPr>
            <w:cnfStyle w:val="001000000000" w:firstRow="0" w:lastRow="0" w:firstColumn="1" w:lastColumn="0" w:oddVBand="0" w:evenVBand="0" w:oddHBand="0" w:evenHBand="0" w:firstRowFirstColumn="0" w:firstRowLastColumn="0" w:lastRowFirstColumn="0" w:lastRowLastColumn="0"/>
            <w:tcW w:w="850" w:type="dxa"/>
          </w:tcPr>
          <w:p w:rsidR="00CC075C" w:rsidRDefault="00CC075C" w:rsidP="00CC075C">
            <w:pPr>
              <w:jc w:val="center"/>
            </w:pPr>
            <w:r>
              <w:rPr>
                <w:rFonts w:hint="eastAsia"/>
              </w:rPr>
              <w:t>4</w:t>
            </w:r>
          </w:p>
        </w:tc>
        <w:tc>
          <w:tcPr>
            <w:tcW w:w="4678" w:type="dxa"/>
          </w:tcPr>
          <w:p w:rsidR="00CC075C" w:rsidRDefault="00CC075C" w:rsidP="00CC075C">
            <w:pPr>
              <w:cnfStyle w:val="000000000000" w:firstRow="0" w:lastRow="0" w:firstColumn="0" w:lastColumn="0" w:oddVBand="0" w:evenVBand="0" w:oddHBand="0" w:evenHBand="0" w:firstRowFirstColumn="0" w:firstRowLastColumn="0" w:lastRowFirstColumn="0" w:lastRowLastColumn="0"/>
            </w:pPr>
            <w:r w:rsidRPr="00CC075C">
              <w:t>log4net.dll</w:t>
            </w:r>
          </w:p>
        </w:tc>
      </w:tr>
      <w:tr w:rsidR="00CC075C" w:rsidTr="00F75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CC075C" w:rsidRDefault="00CC075C" w:rsidP="00CC075C">
            <w:pPr>
              <w:jc w:val="center"/>
            </w:pPr>
            <w:r>
              <w:rPr>
                <w:rFonts w:hint="eastAsia"/>
              </w:rPr>
              <w:t>5</w:t>
            </w:r>
          </w:p>
        </w:tc>
        <w:tc>
          <w:tcPr>
            <w:tcW w:w="4678" w:type="dxa"/>
          </w:tcPr>
          <w:p w:rsidR="00CC075C" w:rsidRDefault="00CC075C" w:rsidP="00CC075C">
            <w:pPr>
              <w:cnfStyle w:val="000000100000" w:firstRow="0" w:lastRow="0" w:firstColumn="0" w:lastColumn="0" w:oddVBand="0" w:evenVBand="0" w:oddHBand="1" w:evenHBand="0" w:firstRowFirstColumn="0" w:firstRowLastColumn="0" w:lastRowFirstColumn="0" w:lastRowLastColumn="0"/>
            </w:pPr>
            <w:r w:rsidRPr="00CC075C">
              <w:t>SQLite.Interop.dll</w:t>
            </w:r>
          </w:p>
        </w:tc>
      </w:tr>
      <w:tr w:rsidR="00CC075C" w:rsidTr="00F758C6">
        <w:tc>
          <w:tcPr>
            <w:cnfStyle w:val="001000000000" w:firstRow="0" w:lastRow="0" w:firstColumn="1" w:lastColumn="0" w:oddVBand="0" w:evenVBand="0" w:oddHBand="0" w:evenHBand="0" w:firstRowFirstColumn="0" w:firstRowLastColumn="0" w:lastRowFirstColumn="0" w:lastRowLastColumn="0"/>
            <w:tcW w:w="850" w:type="dxa"/>
          </w:tcPr>
          <w:p w:rsidR="00CC075C" w:rsidRDefault="00CC075C" w:rsidP="00CC075C">
            <w:pPr>
              <w:jc w:val="center"/>
            </w:pPr>
            <w:r>
              <w:rPr>
                <w:rFonts w:hint="eastAsia"/>
              </w:rPr>
              <w:t>6</w:t>
            </w:r>
          </w:p>
        </w:tc>
        <w:tc>
          <w:tcPr>
            <w:tcW w:w="4678" w:type="dxa"/>
          </w:tcPr>
          <w:p w:rsidR="00CC075C" w:rsidRDefault="00CC075C" w:rsidP="00CC075C">
            <w:pPr>
              <w:cnfStyle w:val="000000000000" w:firstRow="0" w:lastRow="0" w:firstColumn="0" w:lastColumn="0" w:oddVBand="0" w:evenVBand="0" w:oddHBand="0" w:evenHBand="0" w:firstRowFirstColumn="0" w:firstRowLastColumn="0" w:lastRowFirstColumn="0" w:lastRowLastColumn="0"/>
            </w:pPr>
            <w:r w:rsidRPr="00CC075C">
              <w:t>System.Data.SQLite.dll</w:t>
            </w:r>
          </w:p>
        </w:tc>
      </w:tr>
      <w:tr w:rsidR="00CC075C" w:rsidTr="00F75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CC075C" w:rsidRDefault="00CC075C" w:rsidP="00CC075C">
            <w:pPr>
              <w:jc w:val="center"/>
            </w:pPr>
            <w:r>
              <w:rPr>
                <w:rFonts w:hint="eastAsia"/>
              </w:rPr>
              <w:t>7</w:t>
            </w:r>
          </w:p>
        </w:tc>
        <w:tc>
          <w:tcPr>
            <w:tcW w:w="4678" w:type="dxa"/>
          </w:tcPr>
          <w:p w:rsidR="00CC075C" w:rsidRDefault="00CC075C" w:rsidP="00CC075C">
            <w:pPr>
              <w:cnfStyle w:val="000000100000" w:firstRow="0" w:lastRow="0" w:firstColumn="0" w:lastColumn="0" w:oddVBand="0" w:evenVBand="0" w:oddHBand="1" w:evenHBand="0" w:firstRowFirstColumn="0" w:firstRowLastColumn="0" w:lastRowFirstColumn="0" w:lastRowLastColumn="0"/>
            </w:pPr>
            <w:r w:rsidRPr="00CC075C">
              <w:t>System.Data.SQLite.EF6.dll</w:t>
            </w:r>
          </w:p>
        </w:tc>
      </w:tr>
    </w:tbl>
    <w:p w:rsidR="00CC075C" w:rsidRDefault="00CC075C" w:rsidP="00CC075C">
      <w:pPr>
        <w:ind w:firstLineChars="100" w:firstLine="210"/>
      </w:pPr>
    </w:p>
    <w:p w:rsidR="00CC075C" w:rsidRPr="00CC075C" w:rsidRDefault="00F758C6" w:rsidP="00F758C6">
      <w:pPr>
        <w:pStyle w:val="11"/>
      </w:pPr>
      <w:proofErr w:type="spellStart"/>
      <w:r>
        <w:rPr>
          <w:rFonts w:hint="eastAsia"/>
        </w:rPr>
        <w:t>ここで説明した</w:t>
      </w:r>
      <w:r>
        <w:rPr>
          <w:rFonts w:hint="eastAsia"/>
          <w:lang w:eastAsia="ja-JP"/>
        </w:rPr>
        <w:t>zip</w:t>
      </w:r>
      <w:r>
        <w:rPr>
          <w:rFonts w:hint="eastAsia"/>
          <w:lang w:eastAsia="ja-JP"/>
        </w:rPr>
        <w:t>ファイルの展開方法は</w:t>
      </w:r>
      <w:proofErr w:type="spellEnd"/>
      <w:r>
        <w:rPr>
          <w:rFonts w:hint="eastAsia"/>
          <w:lang w:eastAsia="ja-JP"/>
        </w:rPr>
        <w:t>、</w:t>
      </w:r>
      <w:proofErr w:type="spellStart"/>
      <w:r>
        <w:rPr>
          <w:rFonts w:hint="eastAsia"/>
          <w:lang w:eastAsia="ja-JP"/>
        </w:rPr>
        <w:t>windows</w:t>
      </w:r>
      <w:r>
        <w:rPr>
          <w:rFonts w:hint="eastAsia"/>
          <w:lang w:eastAsia="ja-JP"/>
        </w:rPr>
        <w:t>に標準搭載されている機能を使ったものです。使い慣れた</w:t>
      </w:r>
      <w:r>
        <w:rPr>
          <w:rFonts w:hint="eastAsia"/>
          <w:lang w:eastAsia="ja-JP"/>
        </w:rPr>
        <w:t>zip</w:t>
      </w:r>
      <w:r>
        <w:rPr>
          <w:rFonts w:hint="eastAsia"/>
          <w:lang w:eastAsia="ja-JP"/>
        </w:rPr>
        <w:t>展開ソフトがある場合は、そちらを使用しても構いません</w:t>
      </w:r>
      <w:proofErr w:type="spellEnd"/>
      <w:r>
        <w:rPr>
          <w:rFonts w:hint="eastAsia"/>
          <w:lang w:eastAsia="ja-JP"/>
        </w:rPr>
        <w:t>。</w:t>
      </w:r>
    </w:p>
    <w:p w:rsidR="00F758C6" w:rsidRPr="00C277E4" w:rsidRDefault="00F758C6">
      <w:pPr>
        <w:widowControl/>
        <w:adjustRightInd/>
        <w:jc w:val="left"/>
        <w:textAlignment w:val="auto"/>
        <w:rPr>
          <w:szCs w:val="21"/>
        </w:rPr>
      </w:pPr>
      <w:r>
        <w:rPr>
          <w:szCs w:val="21"/>
        </w:rPr>
        <w:br w:type="page"/>
      </w:r>
    </w:p>
    <w:p w:rsidR="00497E71" w:rsidRDefault="00497E71" w:rsidP="00497E71">
      <w:pPr>
        <w:rPr>
          <w:szCs w:val="21"/>
        </w:rPr>
      </w:pPr>
    </w:p>
    <w:p w:rsidR="00497E71" w:rsidRDefault="00497E71" w:rsidP="00497E71">
      <w:pPr>
        <w:pStyle w:val="2"/>
      </w:pPr>
      <w:bookmarkStart w:id="22" w:name="_Toc434578230"/>
      <w:r>
        <w:rPr>
          <w:rFonts w:hint="eastAsia"/>
          <w:lang w:eastAsia="ja-JP"/>
        </w:rPr>
        <w:t>起動</w:t>
      </w:r>
      <w:r w:rsidR="006B3B55">
        <w:rPr>
          <w:rFonts w:hint="eastAsia"/>
          <w:lang w:eastAsia="ja-JP"/>
        </w:rPr>
        <w:t>・動作</w:t>
      </w:r>
      <w:r>
        <w:rPr>
          <w:rFonts w:hint="eastAsia"/>
          <w:lang w:eastAsia="ja-JP"/>
        </w:rPr>
        <w:t>確認</w:t>
      </w:r>
      <w:bookmarkEnd w:id="22"/>
    </w:p>
    <w:p w:rsidR="00497E71" w:rsidRDefault="00497E71" w:rsidP="00497E71"/>
    <w:p w:rsidR="00497E71" w:rsidRDefault="00E6600C" w:rsidP="00497E71">
      <w:pPr>
        <w:ind w:firstLineChars="100" w:firstLine="210"/>
      </w:pPr>
      <w:r>
        <w:rPr>
          <w:rFonts w:hint="eastAsia"/>
        </w:rPr>
        <w:t>原価計算ソフトが問題なく起動・動作するかを確認します。</w:t>
      </w:r>
    </w:p>
    <w:p w:rsidR="00497E71" w:rsidRPr="006245F5" w:rsidRDefault="00497E71" w:rsidP="00497E71"/>
    <w:p w:rsidR="00497E71" w:rsidRDefault="006B3B55" w:rsidP="00497E71">
      <w:pPr>
        <w:pStyle w:val="3"/>
        <w:ind w:left="241" w:hanging="241"/>
      </w:pPr>
      <w:bookmarkStart w:id="23" w:name="_Toc434578231"/>
      <w:r>
        <w:rPr>
          <w:rFonts w:hint="eastAsia"/>
          <w:lang w:eastAsia="ja-JP"/>
        </w:rPr>
        <w:t>原価計算ソフトを起動する</w:t>
      </w:r>
      <w:bookmarkEnd w:id="23"/>
    </w:p>
    <w:p w:rsidR="00497E71" w:rsidRDefault="00497E71" w:rsidP="00497E71">
      <w:pPr>
        <w:rPr>
          <w:lang w:val="x-none"/>
        </w:rPr>
      </w:pPr>
    </w:p>
    <w:p w:rsidR="00497E71" w:rsidRDefault="006B3B55" w:rsidP="00497E71">
      <w:pPr>
        <w:ind w:firstLineChars="100" w:firstLine="210"/>
      </w:pPr>
      <w:r>
        <w:rPr>
          <w:rFonts w:hint="eastAsia"/>
        </w:rPr>
        <w:t>展開した</w:t>
      </w:r>
      <w:r>
        <w:rPr>
          <w:rFonts w:hint="eastAsia"/>
        </w:rPr>
        <w:t>zip</w:t>
      </w:r>
      <w:r>
        <w:rPr>
          <w:rFonts w:hint="eastAsia"/>
        </w:rPr>
        <w:t>ファイル内にある、「</w:t>
      </w:r>
      <w:r w:rsidRPr="006B3B55">
        <w:t>CostAccounting.exe</w:t>
      </w:r>
      <w:r>
        <w:rPr>
          <w:rFonts w:hint="eastAsia"/>
        </w:rPr>
        <w:t>」をダブルクリックします。</w:t>
      </w:r>
    </w:p>
    <w:p w:rsidR="006B3B55" w:rsidRDefault="00675183" w:rsidP="00497E71">
      <w:pPr>
        <w:ind w:firstLineChars="100" w:firstLine="210"/>
      </w:pPr>
      <w:r>
        <w:rPr>
          <w:noProof/>
        </w:rPr>
        <mc:AlternateContent>
          <mc:Choice Requires="wps">
            <w:drawing>
              <wp:anchor distT="0" distB="0" distL="114300" distR="114300" simplePos="0" relativeHeight="251717120" behindDoc="0" locked="0" layoutInCell="1" allowOverlap="1" wp14:anchorId="6D93D027" wp14:editId="3AA30524">
                <wp:simplePos x="0" y="0"/>
                <wp:positionH relativeFrom="column">
                  <wp:posOffset>1595120</wp:posOffset>
                </wp:positionH>
                <wp:positionV relativeFrom="paragraph">
                  <wp:posOffset>934720</wp:posOffset>
                </wp:positionV>
                <wp:extent cx="1171575" cy="200025"/>
                <wp:effectExtent l="0" t="0" r="28575" b="28575"/>
                <wp:wrapNone/>
                <wp:docPr id="19" name="正方形/長方形 19"/>
                <wp:cNvGraphicFramePr/>
                <a:graphic xmlns:a="http://schemas.openxmlformats.org/drawingml/2006/main">
                  <a:graphicData uri="http://schemas.microsoft.com/office/word/2010/wordprocessingShape">
                    <wps:wsp>
                      <wps:cNvSpPr/>
                      <wps:spPr>
                        <a:xfrm>
                          <a:off x="0" y="0"/>
                          <a:ext cx="1171575" cy="2000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A5A8279" id="正方形/長方形 19" o:spid="_x0000_s1026" style="position:absolute;left:0;text-align:left;margin-left:125.6pt;margin-top:73.6pt;width:92.25pt;height:15.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" filled="f" strokecolor="#c0504d [3205]" strokeweight="2pt"/>
            </w:pict>
          </mc:Fallback>
        </mc:AlternateContent>
      </w:r>
      <w:r>
        <w:rPr>
          <w:noProof/>
        </w:rPr>
        <w:drawing>
          <wp:inline distT="0" distB="0" distL="0" distR="0" wp14:anchorId="7C50B38D" wp14:editId="2B2A4358">
            <wp:extent cx="5939790" cy="3283585"/>
            <wp:effectExtent l="0" t="0" r="3810"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9"/>
                    <a:stretch>
                      <a:fillRect/>
                    </a:stretch>
                  </pic:blipFill>
                  <pic:spPr>
                    <a:xfrm>
                      <a:off x="0" y="0"/>
                      <a:ext cx="5939790" cy="3283585"/>
                    </a:xfrm>
                    <a:prstGeom prst="rect">
                      <a:avLst/>
                    </a:prstGeom>
                  </pic:spPr>
                </pic:pic>
              </a:graphicData>
            </a:graphic>
          </wp:inline>
        </w:drawing>
      </w:r>
    </w:p>
    <w:p w:rsidR="006B3B55" w:rsidRDefault="006B3B55" w:rsidP="00497E71">
      <w:pPr>
        <w:ind w:firstLineChars="100" w:firstLine="210"/>
      </w:pPr>
    </w:p>
    <w:p w:rsidR="00497E71" w:rsidRDefault="006B3B55" w:rsidP="00497E71">
      <w:pPr>
        <w:ind w:firstLineChars="100" w:firstLine="210"/>
        <w:rPr>
          <w:ins w:id="24" w:author="小林　敬志" w:date="2015-11-17T23:46:00Z"/>
          <w:rFonts w:hint="eastAsia"/>
        </w:rPr>
      </w:pPr>
      <w:r>
        <w:rPr>
          <w:rFonts w:hint="eastAsia"/>
        </w:rPr>
        <w:t>ダブルクリック後、以下の画面</w:t>
      </w:r>
      <w:r w:rsidR="009E2D85">
        <w:rPr>
          <w:rFonts w:hint="eastAsia"/>
        </w:rPr>
        <w:t>(</w:t>
      </w:r>
      <w:r w:rsidR="009E2D85">
        <w:rPr>
          <w:rFonts w:hint="eastAsia"/>
        </w:rPr>
        <w:t>年度入力画面</w:t>
      </w:r>
      <w:r w:rsidR="009E2D85">
        <w:rPr>
          <w:rFonts w:hint="eastAsia"/>
        </w:rPr>
        <w:t>)</w:t>
      </w:r>
      <w:r>
        <w:rPr>
          <w:rFonts w:hint="eastAsia"/>
        </w:rPr>
        <w:t>が表示されれば、原価計算ソフトは問題なく起動しています。</w:t>
      </w:r>
    </w:p>
    <w:p w:rsidR="00102BBF" w:rsidRDefault="00102BBF" w:rsidP="00497E71">
      <w:pPr>
        <w:ind w:firstLineChars="100" w:firstLine="210"/>
      </w:pPr>
      <w:ins w:id="25" w:author="小林　敬志" w:date="2015-11-17T23:46:00Z">
        <w:r>
          <w:rPr>
            <w:noProof/>
          </w:rPr>
          <w:drawing>
            <wp:inline distT="0" distB="0" distL="0" distR="0" wp14:anchorId="2F79649A" wp14:editId="4AEBCBD3">
              <wp:extent cx="4238625" cy="1685925"/>
              <wp:effectExtent l="0" t="0" r="9525"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38625" cy="1685925"/>
                      </a:xfrm>
                      <a:prstGeom prst="rect">
                        <a:avLst/>
                      </a:prstGeom>
                    </pic:spPr>
                  </pic:pic>
                </a:graphicData>
              </a:graphic>
            </wp:inline>
          </w:drawing>
        </w:r>
      </w:ins>
    </w:p>
    <w:p w:rsidR="002E49F4" w:rsidRDefault="00675183" w:rsidP="00497E71">
      <w:pPr>
        <w:ind w:firstLineChars="100" w:firstLine="210"/>
      </w:pPr>
      <w:del w:id="26" w:author="小林　敬志" w:date="2015-11-17T23:46:00Z">
        <w:r w:rsidDel="00102BBF">
          <w:rPr>
            <w:noProof/>
          </w:rPr>
          <w:drawing>
            <wp:inline distT="0" distB="0" distL="0" distR="0" wp14:anchorId="71328D47" wp14:editId="3B62DDD2">
              <wp:extent cx="4238096" cy="1533333"/>
              <wp:effectExtent l="0" t="0" r="0" b="0"/>
              <wp:docPr id="2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21"/>
                      <a:stretch>
                        <a:fillRect/>
                      </a:stretch>
                    </pic:blipFill>
                    <pic:spPr>
                      <a:xfrm>
                        <a:off x="0" y="0"/>
                        <a:ext cx="4238096" cy="1533333"/>
                      </a:xfrm>
                      <a:prstGeom prst="rect">
                        <a:avLst/>
                      </a:prstGeom>
                    </pic:spPr>
                  </pic:pic>
                </a:graphicData>
              </a:graphic>
            </wp:inline>
          </w:drawing>
        </w:r>
      </w:del>
    </w:p>
    <w:p w:rsidR="00675183" w:rsidRPr="00675183" w:rsidRDefault="00675183" w:rsidP="00497E71">
      <w:pPr>
        <w:ind w:firstLineChars="100" w:firstLine="210"/>
      </w:pPr>
    </w:p>
    <w:p w:rsidR="00675183" w:rsidRDefault="00675183">
      <w:pPr>
        <w:widowControl/>
        <w:adjustRightInd/>
        <w:jc w:val="left"/>
        <w:textAlignment w:val="auto"/>
      </w:pPr>
      <w:r>
        <w:br w:type="page"/>
      </w:r>
    </w:p>
    <w:p w:rsidR="002E49F4" w:rsidRPr="006245F5" w:rsidRDefault="002E49F4" w:rsidP="002E49F4"/>
    <w:p w:rsidR="002E49F4" w:rsidRPr="003C4B88" w:rsidRDefault="002E49F4" w:rsidP="00C277E4">
      <w:pPr>
        <w:pStyle w:val="3"/>
        <w:ind w:left="241" w:hanging="241"/>
      </w:pPr>
      <w:bookmarkStart w:id="27" w:name="_Toc434578232"/>
      <w:r>
        <w:rPr>
          <w:rFonts w:hint="eastAsia"/>
          <w:lang w:eastAsia="ja-JP"/>
        </w:rPr>
        <w:t>原価計算ソフト</w:t>
      </w:r>
      <w:r w:rsidR="003C4B88">
        <w:rPr>
          <w:rFonts w:hint="eastAsia"/>
          <w:lang w:eastAsia="ja-JP"/>
        </w:rPr>
        <w:t>の動作</w:t>
      </w:r>
      <w:r w:rsidR="00602049">
        <w:rPr>
          <w:rFonts w:hint="eastAsia"/>
          <w:lang w:eastAsia="ja-JP"/>
        </w:rPr>
        <w:t>を確認する</w:t>
      </w:r>
      <w:bookmarkEnd w:id="27"/>
    </w:p>
    <w:p w:rsidR="00AB65DA" w:rsidRDefault="00AB65DA" w:rsidP="002E49F4">
      <w:pPr>
        <w:ind w:firstLineChars="100" w:firstLine="210"/>
      </w:pPr>
    </w:p>
    <w:p w:rsidR="002E49F4" w:rsidRDefault="00803516" w:rsidP="002E49F4">
      <w:pPr>
        <w:ind w:firstLineChars="100" w:firstLine="210"/>
        <w:rPr>
          <w:ins w:id="28" w:author="小林　敬志" w:date="2015-11-17T23:46:00Z"/>
          <w:rFonts w:hint="eastAsia"/>
        </w:rPr>
      </w:pPr>
      <w:r>
        <w:rPr>
          <w:rFonts w:hint="eastAsia"/>
        </w:rPr>
        <w:t>「</w:t>
      </w:r>
      <w:r w:rsidR="009E2D85">
        <w:rPr>
          <w:rFonts w:hint="eastAsia"/>
        </w:rPr>
        <w:t>年度入力</w:t>
      </w:r>
      <w:r>
        <w:rPr>
          <w:rFonts w:hint="eastAsia"/>
        </w:rPr>
        <w:t>」</w:t>
      </w:r>
      <w:r w:rsidR="009E2D85">
        <w:rPr>
          <w:rFonts w:hint="eastAsia"/>
        </w:rPr>
        <w:t>画面にて、任意の年度</w:t>
      </w:r>
      <w:r w:rsidR="009E2D85">
        <w:rPr>
          <w:rFonts w:hint="eastAsia"/>
        </w:rPr>
        <w:t>(</w:t>
      </w:r>
      <w:r w:rsidR="009E2D85">
        <w:rPr>
          <w:rFonts w:hint="eastAsia"/>
        </w:rPr>
        <w:t>西暦</w:t>
      </w:r>
      <w:r w:rsidR="009E2D85">
        <w:rPr>
          <w:rFonts w:hint="eastAsia"/>
        </w:rPr>
        <w:t>4</w:t>
      </w:r>
      <w:r w:rsidR="009E2D85">
        <w:rPr>
          <w:rFonts w:hint="eastAsia"/>
        </w:rPr>
        <w:t>桁の数値</w:t>
      </w:r>
      <w:r w:rsidR="009E2D85">
        <w:rPr>
          <w:rFonts w:hint="eastAsia"/>
        </w:rPr>
        <w:t>)</w:t>
      </w:r>
      <w:r w:rsidR="009E2D85">
        <w:rPr>
          <w:rFonts w:hint="eastAsia"/>
        </w:rPr>
        <w:t>を入力し、</w:t>
      </w:r>
      <w:r w:rsidR="009E2D85">
        <w:rPr>
          <w:rFonts w:hint="eastAsia"/>
        </w:rPr>
        <w:t>[</w:t>
      </w:r>
      <w:r w:rsidR="009E2D85">
        <w:rPr>
          <w:rFonts w:hint="eastAsia"/>
        </w:rPr>
        <w:t>決定</w:t>
      </w:r>
      <w:r w:rsidR="009E2D85">
        <w:rPr>
          <w:rFonts w:hint="eastAsia"/>
        </w:rPr>
        <w:t>]</w:t>
      </w:r>
      <w:r w:rsidR="009E2D85">
        <w:rPr>
          <w:rFonts w:hint="eastAsia"/>
        </w:rPr>
        <w:t>ボタンをクリックします。</w:t>
      </w:r>
    </w:p>
    <w:p w:rsidR="00102BBF" w:rsidRDefault="00102BBF" w:rsidP="002E49F4">
      <w:pPr>
        <w:ind w:firstLineChars="100" w:firstLine="210"/>
      </w:pPr>
      <w:r>
        <w:rPr>
          <w:noProof/>
        </w:rPr>
        <mc:AlternateContent>
          <mc:Choice Requires="wps">
            <w:drawing>
              <wp:anchor distT="0" distB="0" distL="114300" distR="114300" simplePos="0" relativeHeight="251719168" behindDoc="0" locked="0" layoutInCell="1" allowOverlap="1" wp14:anchorId="1D08F90C" wp14:editId="7C470C82">
                <wp:simplePos x="0" y="0"/>
                <wp:positionH relativeFrom="column">
                  <wp:posOffset>2880995</wp:posOffset>
                </wp:positionH>
                <wp:positionV relativeFrom="paragraph">
                  <wp:posOffset>1009015</wp:posOffset>
                </wp:positionV>
                <wp:extent cx="809625" cy="285750"/>
                <wp:effectExtent l="0" t="0" r="28575" b="19050"/>
                <wp:wrapNone/>
                <wp:docPr id="22" name="正方形/長方形 22"/>
                <wp:cNvGraphicFramePr/>
                <a:graphic xmlns:a="http://schemas.openxmlformats.org/drawingml/2006/main">
                  <a:graphicData uri="http://schemas.microsoft.com/office/word/2010/wordprocessingShape">
                    <wps:wsp>
                      <wps:cNvSpPr/>
                      <wps:spPr>
                        <a:xfrm>
                          <a:off x="0" y="0"/>
                          <a:ext cx="809625" cy="2857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 o:spid="_x0000_s1026" style="position:absolute;left:0;text-align:left;margin-left:226.85pt;margin-top:79.45pt;width:63.75pt;height:22.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" filled="f" strokecolor="#c0504d [3205]" strokeweight="2pt"/>
            </w:pict>
          </mc:Fallback>
        </mc:AlternateContent>
      </w:r>
      <w:ins w:id="29" w:author="小林　敬志" w:date="2015-11-17T23:46:00Z">
        <w:r>
          <w:rPr>
            <w:noProof/>
          </w:rPr>
          <w:drawing>
            <wp:inline distT="0" distB="0" distL="0" distR="0" wp14:anchorId="440608DC" wp14:editId="368EBD82">
              <wp:extent cx="4238625" cy="1685925"/>
              <wp:effectExtent l="0" t="0" r="9525"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38625" cy="1685925"/>
                      </a:xfrm>
                      <a:prstGeom prst="rect">
                        <a:avLst/>
                      </a:prstGeom>
                    </pic:spPr>
                  </pic:pic>
                </a:graphicData>
              </a:graphic>
            </wp:inline>
          </w:drawing>
        </w:r>
      </w:ins>
    </w:p>
    <w:p w:rsidR="009E2D85" w:rsidRDefault="00675183" w:rsidP="002E49F4">
      <w:pPr>
        <w:ind w:firstLineChars="100" w:firstLine="210"/>
      </w:pPr>
      <w:del w:id="30" w:author="小林　敬志" w:date="2015-11-17T23:46:00Z">
        <w:r w:rsidDel="00102BBF">
          <w:rPr>
            <w:noProof/>
          </w:rPr>
          <w:drawing>
            <wp:inline distT="0" distB="0" distL="0" distR="0" wp14:anchorId="7EF5AA44" wp14:editId="3191DE87">
              <wp:extent cx="4238096" cy="1533333"/>
              <wp:effectExtent l="0" t="0" r="0" b="0"/>
              <wp:docPr id="2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23"/>
                      <a:stretch>
                        <a:fillRect/>
                      </a:stretch>
                    </pic:blipFill>
                    <pic:spPr>
                      <a:xfrm>
                        <a:off x="0" y="0"/>
                        <a:ext cx="4238096" cy="1533333"/>
                      </a:xfrm>
                      <a:prstGeom prst="rect">
                        <a:avLst/>
                      </a:prstGeom>
                    </pic:spPr>
                  </pic:pic>
                </a:graphicData>
              </a:graphic>
            </wp:inline>
          </w:drawing>
        </w:r>
      </w:del>
    </w:p>
    <w:p w:rsidR="009E2D85" w:rsidRDefault="009E2D85" w:rsidP="002E49F4">
      <w:pPr>
        <w:ind w:firstLineChars="100" w:firstLine="210"/>
      </w:pPr>
    </w:p>
    <w:p w:rsidR="009E2D85" w:rsidRDefault="009E2D85" w:rsidP="002E49F4">
      <w:pPr>
        <w:ind w:firstLineChars="100" w:firstLine="210"/>
        <w:rPr>
          <w:ins w:id="31" w:author="小林　敬志" w:date="2015-11-17T23:47:00Z"/>
          <w:rFonts w:hint="eastAsia"/>
        </w:rPr>
      </w:pPr>
      <w:r>
        <w:rPr>
          <w:rFonts w:hint="eastAsia"/>
        </w:rPr>
        <w:t>[</w:t>
      </w:r>
      <w:r>
        <w:rPr>
          <w:rFonts w:hint="eastAsia"/>
        </w:rPr>
        <w:t>決定</w:t>
      </w:r>
      <w:r>
        <w:rPr>
          <w:rFonts w:hint="eastAsia"/>
        </w:rPr>
        <w:t>]</w:t>
      </w:r>
      <w:r>
        <w:rPr>
          <w:rFonts w:hint="eastAsia"/>
        </w:rPr>
        <w:t>ボタンをクリック</w:t>
      </w:r>
      <w:r>
        <w:t>後、以下の</w:t>
      </w:r>
      <w:r w:rsidR="00803516">
        <w:t>「</w:t>
      </w:r>
      <w:r>
        <w:t>メニュー</w:t>
      </w:r>
      <w:r w:rsidR="00803516">
        <w:t>」</w:t>
      </w:r>
      <w:r>
        <w:t>画面が表示されることを確認します。</w:t>
      </w:r>
    </w:p>
    <w:p w:rsidR="008038FC" w:rsidRDefault="008038FC" w:rsidP="002E49F4">
      <w:pPr>
        <w:ind w:firstLineChars="100" w:firstLine="210"/>
      </w:pPr>
      <w:ins w:id="32" w:author="小林　敬志" w:date="2015-11-17T23:48:00Z">
        <w:r>
          <w:rPr>
            <w:noProof/>
          </w:rPr>
          <w:drawing>
            <wp:inline distT="0" distB="0" distL="0" distR="0" wp14:anchorId="59E00997" wp14:editId="5A9A09D6">
              <wp:extent cx="5612130" cy="5649595"/>
              <wp:effectExtent l="0" t="0" r="7620" b="825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5649595"/>
                      </a:xfrm>
                      <a:prstGeom prst="rect">
                        <a:avLst/>
                      </a:prstGeom>
                    </pic:spPr>
                  </pic:pic>
                </a:graphicData>
              </a:graphic>
            </wp:inline>
          </w:drawing>
        </w:r>
      </w:ins>
    </w:p>
    <w:p w:rsidR="002E49F4" w:rsidRPr="009E2D85" w:rsidDel="00AC6E3B" w:rsidRDefault="005A31B7" w:rsidP="002E49F4">
      <w:pPr>
        <w:ind w:firstLineChars="100" w:firstLine="210"/>
        <w:rPr>
          <w:del w:id="33" w:author="小林　敬志" w:date="2015-11-17T23:48:00Z"/>
        </w:rPr>
      </w:pPr>
      <w:del w:id="34" w:author="小林　敬志" w:date="2015-11-17T23:48:00Z">
        <w:r w:rsidDel="00FC763A">
          <w:rPr>
            <w:noProof/>
          </w:rPr>
          <w:drawing>
            <wp:inline distT="0" distB="0" distL="0" distR="0" wp14:anchorId="470D78C6" wp14:editId="6ADF1DEB">
              <wp:extent cx="5714286" cy="5752381"/>
              <wp:effectExtent l="0" t="0" r="1270" b="127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a:blip r:embed="rId25"/>
                      <a:stretch>
                        <a:fillRect/>
                      </a:stretch>
                    </pic:blipFill>
                    <pic:spPr>
                      <a:xfrm>
                        <a:off x="0" y="0"/>
                        <a:ext cx="5714286" cy="5752381"/>
                      </a:xfrm>
                      <a:prstGeom prst="rect">
                        <a:avLst/>
                      </a:prstGeom>
                    </pic:spPr>
                  </pic:pic>
                </a:graphicData>
              </a:graphic>
            </wp:inline>
          </w:drawing>
        </w:r>
      </w:del>
    </w:p>
    <w:p w:rsidR="002E49F4" w:rsidRPr="005A31B7" w:rsidRDefault="002E49F4" w:rsidP="002E49F4">
      <w:pPr>
        <w:ind w:firstLineChars="100" w:firstLine="210"/>
      </w:pPr>
    </w:p>
    <w:p w:rsidR="002E49F4" w:rsidRDefault="009E2D85" w:rsidP="0024211E">
      <w:pPr>
        <w:ind w:firstLineChars="100" w:firstLine="210"/>
      </w:pPr>
      <w:r>
        <w:rPr>
          <w:rFonts w:hint="eastAsia"/>
        </w:rPr>
        <w:t>確認後、</w:t>
      </w:r>
      <w:r w:rsidR="00803516">
        <w:rPr>
          <w:rFonts w:hint="eastAsia"/>
        </w:rPr>
        <w:t>「</w:t>
      </w:r>
      <w:r>
        <w:rPr>
          <w:rFonts w:hint="eastAsia"/>
        </w:rPr>
        <w:t>メニュー</w:t>
      </w:r>
      <w:r w:rsidR="00803516">
        <w:rPr>
          <w:rFonts w:hint="eastAsia"/>
        </w:rPr>
        <w:t>」</w:t>
      </w:r>
      <w:r>
        <w:rPr>
          <w:rFonts w:hint="eastAsia"/>
        </w:rPr>
        <w:t>画面の右上の</w:t>
      </w:r>
      <w:r>
        <w:rPr>
          <w:rFonts w:hint="eastAsia"/>
        </w:rPr>
        <w:t>[</w:t>
      </w:r>
      <w:r>
        <w:rPr>
          <w:rFonts w:hint="eastAsia"/>
        </w:rPr>
        <w:t>×</w:t>
      </w:r>
      <w:r>
        <w:rPr>
          <w:rFonts w:hint="eastAsia"/>
        </w:rPr>
        <w:t>]</w:t>
      </w:r>
      <w:r>
        <w:rPr>
          <w:rFonts w:hint="eastAsia"/>
        </w:rPr>
        <w:t>ボタンをクリックし、</w:t>
      </w:r>
      <w:r w:rsidR="00803516">
        <w:rPr>
          <w:rFonts w:hint="eastAsia"/>
        </w:rPr>
        <w:t>「</w:t>
      </w:r>
      <w:r>
        <w:rPr>
          <w:rFonts w:hint="eastAsia"/>
        </w:rPr>
        <w:t>メニュー</w:t>
      </w:r>
      <w:r w:rsidR="00803516">
        <w:rPr>
          <w:rFonts w:hint="eastAsia"/>
        </w:rPr>
        <w:t>」</w:t>
      </w:r>
      <w:r>
        <w:rPr>
          <w:rFonts w:hint="eastAsia"/>
        </w:rPr>
        <w:t>画面を閉じます。さらに、</w:t>
      </w:r>
      <w:r w:rsidR="00803516">
        <w:rPr>
          <w:rFonts w:hint="eastAsia"/>
        </w:rPr>
        <w:t>「</w:t>
      </w:r>
      <w:r>
        <w:rPr>
          <w:rFonts w:hint="eastAsia"/>
        </w:rPr>
        <w:t>年度入力</w:t>
      </w:r>
      <w:r w:rsidR="00803516">
        <w:rPr>
          <w:rFonts w:hint="eastAsia"/>
        </w:rPr>
        <w:t>」</w:t>
      </w:r>
      <w:r>
        <w:rPr>
          <w:rFonts w:hint="eastAsia"/>
        </w:rPr>
        <w:t>画面でも右上の</w:t>
      </w:r>
      <w:r>
        <w:rPr>
          <w:rFonts w:hint="eastAsia"/>
        </w:rPr>
        <w:t>[</w:t>
      </w:r>
      <w:r>
        <w:rPr>
          <w:rFonts w:hint="eastAsia"/>
        </w:rPr>
        <w:t>×</w:t>
      </w:r>
      <w:r>
        <w:rPr>
          <w:rFonts w:hint="eastAsia"/>
        </w:rPr>
        <w:t>]</w:t>
      </w:r>
      <w:r>
        <w:rPr>
          <w:rFonts w:hint="eastAsia"/>
        </w:rPr>
        <w:t>ボタンをクリックし、原価計算ソフトを終了します。</w:t>
      </w:r>
    </w:p>
    <w:p w:rsidR="00F93E2F" w:rsidRDefault="00F93E2F">
      <w:pPr>
        <w:widowControl/>
        <w:adjustRightInd/>
        <w:jc w:val="left"/>
        <w:textAlignment w:val="auto"/>
      </w:pPr>
      <w:r>
        <w:br w:type="page"/>
      </w:r>
    </w:p>
    <w:p w:rsidR="00497E71" w:rsidRDefault="00497E71" w:rsidP="00311A74"/>
    <w:p w:rsidR="00497E71" w:rsidRPr="00460A26" w:rsidRDefault="00311A74" w:rsidP="00497E71">
      <w:pPr>
        <w:pStyle w:val="aff6"/>
      </w:pPr>
      <w:r>
        <w:rPr>
          <w:rFonts w:hint="eastAsia"/>
          <w:lang w:eastAsia="ja-JP"/>
        </w:rPr>
        <w:t>原価計算ソフトを使用中、以下のエラー画面が表示された場合は、お手数ですがログを採取の上、問い合わせ先</w:t>
      </w:r>
      <w:r w:rsidR="000E3AAE">
        <w:rPr>
          <w:rFonts w:hint="eastAsia"/>
          <w:lang w:eastAsia="ja-JP"/>
        </w:rPr>
        <w:t>(</w:t>
      </w:r>
      <w:proofErr w:type="spellStart"/>
      <w:r w:rsidR="000E3AAE">
        <w:rPr>
          <w:rFonts w:hint="eastAsia"/>
          <w:lang w:eastAsia="ja-JP"/>
        </w:rPr>
        <w:t>最終ページに記載</w:t>
      </w:r>
      <w:proofErr w:type="spellEnd"/>
      <w:r w:rsidR="000E3AAE">
        <w:rPr>
          <w:rFonts w:hint="eastAsia"/>
          <w:lang w:eastAsia="ja-JP"/>
        </w:rPr>
        <w:t>)</w:t>
      </w:r>
      <w:proofErr w:type="spellStart"/>
      <w:r>
        <w:rPr>
          <w:rFonts w:hint="eastAsia"/>
          <w:lang w:eastAsia="ja-JP"/>
        </w:rPr>
        <w:t>に送付お願いします</w:t>
      </w:r>
      <w:proofErr w:type="spellEnd"/>
      <w:r>
        <w:rPr>
          <w:rFonts w:hint="eastAsia"/>
          <w:lang w:eastAsia="ja-JP"/>
        </w:rPr>
        <w:t>。</w:t>
      </w:r>
      <w:r>
        <w:rPr>
          <w:lang w:eastAsia="ja-JP"/>
        </w:rPr>
        <w:br/>
      </w:r>
      <w:r>
        <w:rPr>
          <w:noProof/>
          <w:lang w:val="en-US" w:eastAsia="ja-JP"/>
        </w:rPr>
        <w:drawing>
          <wp:inline distT="0" distB="0" distL="0" distR="0" wp14:anchorId="5DD191D9" wp14:editId="4BD5249F">
            <wp:extent cx="3866667" cy="2038095"/>
            <wp:effectExtent l="0" t="0" r="635" b="635"/>
            <wp:docPr id="24"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pic:cNvPicPr>
                      <a:picLocks noChangeAspect="1"/>
                    </pic:cNvPicPr>
                  </pic:nvPicPr>
                  <pic:blipFill>
                    <a:blip r:embed="rId26"/>
                    <a:stretch>
                      <a:fillRect/>
                    </a:stretch>
                  </pic:blipFill>
                  <pic:spPr>
                    <a:xfrm>
                      <a:off x="0" y="0"/>
                      <a:ext cx="3866667" cy="2038095"/>
                    </a:xfrm>
                    <a:prstGeom prst="rect">
                      <a:avLst/>
                    </a:prstGeom>
                  </pic:spPr>
                </pic:pic>
              </a:graphicData>
            </a:graphic>
          </wp:inline>
        </w:drawing>
      </w:r>
      <w:r>
        <w:rPr>
          <w:lang w:eastAsia="ja-JP"/>
        </w:rPr>
        <w:br/>
      </w:r>
    </w:p>
    <w:p w:rsidR="00497E71" w:rsidRPr="00AE0083" w:rsidRDefault="00497E71" w:rsidP="00497E71">
      <w:pPr>
        <w:ind w:firstLineChars="100" w:firstLine="210"/>
        <w:rPr>
          <w:lang w:val="x-none"/>
        </w:rPr>
      </w:pPr>
    </w:p>
    <w:p w:rsidR="00D55146" w:rsidRDefault="00D55146">
      <w:pPr>
        <w:widowControl/>
        <w:adjustRightInd/>
        <w:jc w:val="left"/>
        <w:textAlignment w:val="auto"/>
      </w:pPr>
      <w:r>
        <w:br w:type="page"/>
      </w:r>
    </w:p>
    <w:p w:rsidR="00D55146" w:rsidRPr="006245F5" w:rsidRDefault="00D55146" w:rsidP="00D55146"/>
    <w:p w:rsidR="00D55146" w:rsidRPr="003C4B88" w:rsidRDefault="00D55146" w:rsidP="00D55146">
      <w:pPr>
        <w:pStyle w:val="3"/>
        <w:ind w:left="241" w:hanging="241"/>
      </w:pPr>
      <w:bookmarkStart w:id="35" w:name="_Toc434578233"/>
      <w:r>
        <w:rPr>
          <w:rFonts w:hint="eastAsia"/>
          <w:lang w:eastAsia="ja-JP"/>
        </w:rPr>
        <w:t>ログファイルを採取する</w:t>
      </w:r>
      <w:bookmarkEnd w:id="35"/>
    </w:p>
    <w:p w:rsidR="00D55146" w:rsidRPr="00D55146" w:rsidRDefault="00D55146" w:rsidP="00D55146">
      <w:pPr>
        <w:ind w:firstLineChars="100" w:firstLine="210"/>
      </w:pPr>
    </w:p>
    <w:p w:rsidR="00497E71" w:rsidRDefault="00D55146" w:rsidP="00497E71">
      <w:pPr>
        <w:ind w:firstLineChars="100" w:firstLine="210"/>
        <w:rPr>
          <w:ins w:id="36" w:author="小林　敬志" w:date="2015-11-17T23:49:00Z"/>
          <w:rFonts w:hint="eastAsia"/>
        </w:rPr>
      </w:pPr>
      <w:r>
        <w:rPr>
          <w:rFonts w:hint="eastAsia"/>
        </w:rPr>
        <w:t>「年度入力」画面にて、右下のアイコンをクリックします。</w:t>
      </w:r>
    </w:p>
    <w:p w:rsidR="00751EDE" w:rsidRDefault="00751EDE" w:rsidP="00497E71">
      <w:pPr>
        <w:ind w:firstLineChars="100" w:firstLine="210"/>
      </w:pPr>
      <w:r>
        <w:rPr>
          <w:noProof/>
        </w:rPr>
        <mc:AlternateContent>
          <mc:Choice Requires="wps">
            <w:drawing>
              <wp:anchor distT="0" distB="0" distL="114300" distR="114300" simplePos="0" relativeHeight="251721216" behindDoc="0" locked="0" layoutInCell="1" allowOverlap="1" wp14:anchorId="4BB46363" wp14:editId="6255ADB2">
                <wp:simplePos x="0" y="0"/>
                <wp:positionH relativeFrom="column">
                  <wp:posOffset>3890645</wp:posOffset>
                </wp:positionH>
                <wp:positionV relativeFrom="paragraph">
                  <wp:posOffset>1213485</wp:posOffset>
                </wp:positionV>
                <wp:extent cx="447675" cy="419100"/>
                <wp:effectExtent l="0" t="0" r="28575" b="19050"/>
                <wp:wrapNone/>
                <wp:docPr id="26" name="正方形/長方形 26"/>
                <wp:cNvGraphicFramePr/>
                <a:graphic xmlns:a="http://schemas.openxmlformats.org/drawingml/2006/main">
                  <a:graphicData uri="http://schemas.microsoft.com/office/word/2010/wordprocessingShape">
                    <wps:wsp>
                      <wps:cNvSpPr/>
                      <wps:spPr>
                        <a:xfrm>
                          <a:off x="0" y="0"/>
                          <a:ext cx="447675" cy="4191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6" o:spid="_x0000_s1026" style="position:absolute;left:0;text-align:left;margin-left:306.35pt;margin-top:95.55pt;width:35.25pt;height:33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" filled="f" strokecolor="#c0504d [3205]" strokeweight="2pt"/>
            </w:pict>
          </mc:Fallback>
        </mc:AlternateContent>
      </w:r>
      <w:ins w:id="37" w:author="小林　敬志" w:date="2015-11-17T23:49:00Z">
        <w:r>
          <w:rPr>
            <w:noProof/>
          </w:rPr>
          <w:drawing>
            <wp:inline distT="0" distB="0" distL="0" distR="0" wp14:anchorId="1E85178A" wp14:editId="72E4B9AF">
              <wp:extent cx="4238625" cy="1685925"/>
              <wp:effectExtent l="0" t="0" r="9525"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38625" cy="1685925"/>
                      </a:xfrm>
                      <a:prstGeom prst="rect">
                        <a:avLst/>
                      </a:prstGeom>
                    </pic:spPr>
                  </pic:pic>
                </a:graphicData>
              </a:graphic>
            </wp:inline>
          </w:drawing>
        </w:r>
      </w:ins>
    </w:p>
    <w:p w:rsidR="00D55146" w:rsidRPr="00D55146" w:rsidDel="00560083" w:rsidRDefault="00D55146" w:rsidP="00497E71">
      <w:pPr>
        <w:ind w:firstLineChars="100" w:firstLine="210"/>
        <w:rPr>
          <w:del w:id="38" w:author="小林　敬志" w:date="2015-11-17T23:50:00Z"/>
        </w:rPr>
      </w:pPr>
      <w:del w:id="39" w:author="小林　敬志" w:date="2015-11-17T23:49:00Z">
        <w:r w:rsidDel="00751EDE">
          <w:rPr>
            <w:noProof/>
          </w:rPr>
          <w:drawing>
            <wp:inline distT="0" distB="0" distL="0" distR="0" wp14:anchorId="7FEAB52E" wp14:editId="6A35A071">
              <wp:extent cx="4238096" cy="1533333"/>
              <wp:effectExtent l="0" t="0" r="0" b="0"/>
              <wp:docPr id="2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21"/>
                      <a:stretch>
                        <a:fillRect/>
                      </a:stretch>
                    </pic:blipFill>
                    <pic:spPr>
                      <a:xfrm>
                        <a:off x="0" y="0"/>
                        <a:ext cx="4238096" cy="1533333"/>
                      </a:xfrm>
                      <a:prstGeom prst="rect">
                        <a:avLst/>
                      </a:prstGeom>
                    </pic:spPr>
                  </pic:pic>
                </a:graphicData>
              </a:graphic>
            </wp:inline>
          </w:drawing>
        </w:r>
      </w:del>
    </w:p>
    <w:p w:rsidR="00D55146" w:rsidRDefault="00D55146" w:rsidP="00497E71">
      <w:pPr>
        <w:ind w:firstLineChars="100" w:firstLine="210"/>
        <w:rPr>
          <w:lang w:val="x-none"/>
        </w:rPr>
      </w:pPr>
      <w:bookmarkStart w:id="40" w:name="_GoBack"/>
      <w:bookmarkEnd w:id="40"/>
    </w:p>
    <w:p w:rsidR="00D55146" w:rsidRDefault="00D55146" w:rsidP="00497E71">
      <w:pPr>
        <w:ind w:firstLineChars="100" w:firstLine="210"/>
      </w:pPr>
      <w:r>
        <w:rPr>
          <w:rFonts w:hint="eastAsia"/>
        </w:rPr>
        <w:t>「メンテナンス」画面にて、</w:t>
      </w:r>
      <w:r>
        <w:rPr>
          <w:rFonts w:hint="eastAsia"/>
        </w:rPr>
        <w:t>[</w:t>
      </w:r>
      <w:r>
        <w:rPr>
          <w:rFonts w:hint="eastAsia"/>
        </w:rPr>
        <w:t>ログファイル取得</w:t>
      </w:r>
      <w:r>
        <w:rPr>
          <w:rFonts w:hint="eastAsia"/>
        </w:rPr>
        <w:t>]</w:t>
      </w:r>
      <w:r>
        <w:rPr>
          <w:rFonts w:hint="eastAsia"/>
        </w:rPr>
        <w:t>ボタンをクリックします。</w:t>
      </w:r>
    </w:p>
    <w:p w:rsidR="00D55146" w:rsidRDefault="00D55146" w:rsidP="00497E71">
      <w:pPr>
        <w:ind w:firstLineChars="100" w:firstLine="210"/>
      </w:pPr>
      <w:r>
        <w:rPr>
          <w:noProof/>
        </w:rPr>
        <mc:AlternateContent>
          <mc:Choice Requires="wps">
            <w:drawing>
              <wp:anchor distT="0" distB="0" distL="114300" distR="114300" simplePos="0" relativeHeight="251723264" behindDoc="0" locked="0" layoutInCell="1" allowOverlap="1" wp14:anchorId="61405336" wp14:editId="0A133A13">
                <wp:simplePos x="0" y="0"/>
                <wp:positionH relativeFrom="column">
                  <wp:posOffset>194945</wp:posOffset>
                </wp:positionH>
                <wp:positionV relativeFrom="paragraph">
                  <wp:posOffset>260985</wp:posOffset>
                </wp:positionV>
                <wp:extent cx="1990725" cy="466725"/>
                <wp:effectExtent l="0" t="0" r="28575" b="28575"/>
                <wp:wrapNone/>
                <wp:docPr id="28" name="正方形/長方形 28"/>
                <wp:cNvGraphicFramePr/>
                <a:graphic xmlns:a="http://schemas.openxmlformats.org/drawingml/2006/main">
                  <a:graphicData uri="http://schemas.microsoft.com/office/word/2010/wordprocessingShape">
                    <wps:wsp>
                      <wps:cNvSpPr/>
                      <wps:spPr>
                        <a:xfrm>
                          <a:off x="0" y="0"/>
                          <a:ext cx="1990725" cy="4667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DF63864" id="正方形/長方形 28" o:spid="_x0000_s1026" style="position:absolute;left:0;text-align:left;margin-left:15.35pt;margin-top:20.55pt;width:156.75pt;height:36.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" filled="f" strokecolor="#c0504d [3205]" strokeweight="2pt"/>
            </w:pict>
          </mc:Fallback>
        </mc:AlternateContent>
      </w:r>
      <w:r>
        <w:rPr>
          <w:noProof/>
        </w:rPr>
        <w:drawing>
          <wp:inline distT="0" distB="0" distL="0" distR="0" wp14:anchorId="5D286D89" wp14:editId="72FF150E">
            <wp:extent cx="4085715" cy="790476"/>
            <wp:effectExtent l="0" t="0" r="0" b="0"/>
            <wp:docPr id="2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27"/>
                    <a:stretch>
                      <a:fillRect/>
                    </a:stretch>
                  </pic:blipFill>
                  <pic:spPr>
                    <a:xfrm>
                      <a:off x="0" y="0"/>
                      <a:ext cx="4085715" cy="790476"/>
                    </a:xfrm>
                    <a:prstGeom prst="rect">
                      <a:avLst/>
                    </a:prstGeom>
                  </pic:spPr>
                </pic:pic>
              </a:graphicData>
            </a:graphic>
          </wp:inline>
        </w:drawing>
      </w:r>
    </w:p>
    <w:p w:rsidR="00D55146" w:rsidRDefault="00D55146" w:rsidP="00497E71">
      <w:pPr>
        <w:ind w:firstLineChars="100" w:firstLine="210"/>
        <w:rPr>
          <w:lang w:val="x-none"/>
        </w:rPr>
      </w:pPr>
    </w:p>
    <w:p w:rsidR="00D55146" w:rsidRDefault="00D55146" w:rsidP="00497E71">
      <w:pPr>
        <w:ind w:firstLineChars="100" w:firstLine="210"/>
        <w:rPr>
          <w:lang w:val="x-none"/>
        </w:rPr>
      </w:pPr>
      <w:r>
        <w:t>ファイル保存ダイアログが開くので、任意のフォルダにて</w:t>
      </w:r>
      <w:r>
        <w:rPr>
          <w:rFonts w:hint="eastAsia"/>
        </w:rPr>
        <w:t>[</w:t>
      </w:r>
      <w:r>
        <w:rPr>
          <w:rFonts w:hint="eastAsia"/>
        </w:rPr>
        <w:t>保存</w:t>
      </w:r>
      <w:r>
        <w:rPr>
          <w:rFonts w:hint="eastAsia"/>
        </w:rPr>
        <w:t>(S)]</w:t>
      </w:r>
      <w:r>
        <w:rPr>
          <w:rFonts w:hint="eastAsia"/>
        </w:rPr>
        <w:t>ボタンをクリックします。</w:t>
      </w:r>
    </w:p>
    <w:p w:rsidR="00D55146" w:rsidRDefault="00D55146" w:rsidP="00497E71">
      <w:pPr>
        <w:ind w:firstLineChars="100" w:firstLine="210"/>
        <w:rPr>
          <w:lang w:val="x-none"/>
        </w:rPr>
      </w:pPr>
      <w:r>
        <w:rPr>
          <w:noProof/>
        </w:rPr>
        <mc:AlternateContent>
          <mc:Choice Requires="wps">
            <w:drawing>
              <wp:anchor distT="0" distB="0" distL="114300" distR="114300" simplePos="0" relativeHeight="251725312" behindDoc="0" locked="0" layoutInCell="1" allowOverlap="1" wp14:anchorId="3E825E1A" wp14:editId="6E5BA354">
                <wp:simplePos x="0" y="0"/>
                <wp:positionH relativeFrom="column">
                  <wp:posOffset>4490720</wp:posOffset>
                </wp:positionH>
                <wp:positionV relativeFrom="paragraph">
                  <wp:posOffset>2872740</wp:posOffset>
                </wp:positionV>
                <wp:extent cx="714375" cy="28575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714375" cy="2857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E3FE81F" id="正方形/長方形 30" o:spid="_x0000_s1026" style="position:absolute;left:0;text-align:left;margin-left:353.6pt;margin-top:226.2pt;width:56.25pt;height:2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" filled="f" strokecolor="#c0504d [3205]" strokeweight="2pt"/>
            </w:pict>
          </mc:Fallback>
        </mc:AlternateContent>
      </w:r>
      <w:r>
        <w:rPr>
          <w:noProof/>
        </w:rPr>
        <w:drawing>
          <wp:inline distT="0" distB="0" distL="0" distR="0" wp14:anchorId="1140F172" wp14:editId="561DE2F3">
            <wp:extent cx="5939790" cy="3291205"/>
            <wp:effectExtent l="0" t="0" r="3810" b="4445"/>
            <wp:docPr id="2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pic:cNvPicPr>
                      <a:picLocks noChangeAspect="1"/>
                    </pic:cNvPicPr>
                  </pic:nvPicPr>
                  <pic:blipFill>
                    <a:blip r:embed="rId28"/>
                    <a:stretch>
                      <a:fillRect/>
                    </a:stretch>
                  </pic:blipFill>
                  <pic:spPr>
                    <a:xfrm>
                      <a:off x="0" y="0"/>
                      <a:ext cx="5939790" cy="3291205"/>
                    </a:xfrm>
                    <a:prstGeom prst="rect">
                      <a:avLst/>
                    </a:prstGeom>
                  </pic:spPr>
                </pic:pic>
              </a:graphicData>
            </a:graphic>
          </wp:inline>
        </w:drawing>
      </w:r>
    </w:p>
    <w:p w:rsidR="00D55146" w:rsidRDefault="00D55146" w:rsidP="00497E71">
      <w:pPr>
        <w:ind w:firstLineChars="100" w:firstLine="210"/>
        <w:rPr>
          <w:lang w:val="x-none"/>
        </w:rPr>
      </w:pPr>
    </w:p>
    <w:p w:rsidR="00D55146" w:rsidRDefault="00D55146" w:rsidP="00497E71">
      <w:pPr>
        <w:ind w:firstLineChars="100" w:firstLine="210"/>
      </w:pPr>
      <w:r>
        <w:rPr>
          <w:rFonts w:hint="eastAsia"/>
        </w:rPr>
        <w:t>[</w:t>
      </w:r>
      <w:r>
        <w:t>OK</w:t>
      </w:r>
      <w:r>
        <w:rPr>
          <w:rFonts w:hint="eastAsia"/>
        </w:rPr>
        <w:t>]</w:t>
      </w:r>
      <w:r>
        <w:rPr>
          <w:rFonts w:hint="eastAsia"/>
        </w:rPr>
        <w:t>ボタンをクリックします。</w:t>
      </w:r>
    </w:p>
    <w:p w:rsidR="00D55146" w:rsidRDefault="00D55146" w:rsidP="00497E71">
      <w:pPr>
        <w:ind w:firstLineChars="100" w:firstLine="210"/>
        <w:rPr>
          <w:lang w:val="x-none"/>
        </w:rPr>
      </w:pPr>
      <w:r>
        <w:rPr>
          <w:noProof/>
        </w:rPr>
        <w:lastRenderedPageBreak/>
        <mc:AlternateContent>
          <mc:Choice Requires="wps">
            <w:drawing>
              <wp:anchor distT="0" distB="0" distL="114300" distR="114300" simplePos="0" relativeHeight="251727360" behindDoc="0" locked="0" layoutInCell="1" allowOverlap="1" wp14:anchorId="303D3BB9" wp14:editId="2E79C4E5">
                <wp:simplePos x="0" y="0"/>
                <wp:positionH relativeFrom="column">
                  <wp:posOffset>3442970</wp:posOffset>
                </wp:positionH>
                <wp:positionV relativeFrom="paragraph">
                  <wp:posOffset>1320165</wp:posOffset>
                </wp:positionV>
                <wp:extent cx="885825" cy="361950"/>
                <wp:effectExtent l="0" t="0" r="28575" b="19050"/>
                <wp:wrapNone/>
                <wp:docPr id="32" name="正方形/長方形 32"/>
                <wp:cNvGraphicFramePr/>
                <a:graphic xmlns:a="http://schemas.openxmlformats.org/drawingml/2006/main">
                  <a:graphicData uri="http://schemas.microsoft.com/office/word/2010/wordprocessingShape">
                    <wps:wsp>
                      <wps:cNvSpPr/>
                      <wps:spPr>
                        <a:xfrm>
                          <a:off x="0" y="0"/>
                          <a:ext cx="885825" cy="3619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9E47E08" id="正方形/長方形 32" o:spid="_x0000_s1026" style="position:absolute;left:0;text-align:left;margin-left:271.1pt;margin-top:103.95pt;width:69.75pt;height:2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" filled="f" strokecolor="#c0504d [3205]" strokeweight="2pt"/>
            </w:pict>
          </mc:Fallback>
        </mc:AlternateContent>
      </w:r>
      <w:r>
        <w:rPr>
          <w:noProof/>
        </w:rPr>
        <w:drawing>
          <wp:inline distT="0" distB="0" distL="0" distR="0" wp14:anchorId="17F076CF" wp14:editId="7F0AAFB3">
            <wp:extent cx="4333334" cy="1866667"/>
            <wp:effectExtent l="0" t="0" r="0" b="635"/>
            <wp:docPr id="44"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pic:cNvPicPr>
                      <a:picLocks noChangeAspect="1"/>
                    </pic:cNvPicPr>
                  </pic:nvPicPr>
                  <pic:blipFill>
                    <a:blip r:embed="rId29"/>
                    <a:stretch>
                      <a:fillRect/>
                    </a:stretch>
                  </pic:blipFill>
                  <pic:spPr>
                    <a:xfrm>
                      <a:off x="0" y="0"/>
                      <a:ext cx="4333334" cy="1866667"/>
                    </a:xfrm>
                    <a:prstGeom prst="rect">
                      <a:avLst/>
                    </a:prstGeom>
                  </pic:spPr>
                </pic:pic>
              </a:graphicData>
            </a:graphic>
          </wp:inline>
        </w:drawing>
      </w:r>
    </w:p>
    <w:p w:rsidR="00D55146" w:rsidRDefault="00D55146" w:rsidP="00497E71">
      <w:pPr>
        <w:ind w:firstLineChars="100" w:firstLine="210"/>
        <w:rPr>
          <w:lang w:val="x-none"/>
        </w:rPr>
      </w:pPr>
    </w:p>
    <w:p w:rsidR="00D55146" w:rsidRDefault="00D55146" w:rsidP="00497E71">
      <w:pPr>
        <w:ind w:firstLineChars="100" w:firstLine="210"/>
      </w:pPr>
      <w:r>
        <w:t>ファイルが保存されたことを確認します。</w:t>
      </w:r>
    </w:p>
    <w:p w:rsidR="00D55146" w:rsidRDefault="00D55146" w:rsidP="00497E71">
      <w:pPr>
        <w:ind w:firstLineChars="100" w:firstLine="210"/>
        <w:rPr>
          <w:lang w:val="x-none"/>
        </w:rPr>
      </w:pPr>
      <w:r>
        <w:rPr>
          <w:noProof/>
        </w:rPr>
        <w:drawing>
          <wp:inline distT="0" distB="0" distL="0" distR="0" wp14:anchorId="6AE013D9" wp14:editId="17D6BFBB">
            <wp:extent cx="5939790" cy="3269615"/>
            <wp:effectExtent l="0" t="0" r="3810" b="6985"/>
            <wp:docPr id="45"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30"/>
                    <a:stretch>
                      <a:fillRect/>
                    </a:stretch>
                  </pic:blipFill>
                  <pic:spPr>
                    <a:xfrm>
                      <a:off x="0" y="0"/>
                      <a:ext cx="5939790" cy="3269615"/>
                    </a:xfrm>
                    <a:prstGeom prst="rect">
                      <a:avLst/>
                    </a:prstGeom>
                  </pic:spPr>
                </pic:pic>
              </a:graphicData>
            </a:graphic>
          </wp:inline>
        </w:drawing>
      </w:r>
    </w:p>
    <w:p w:rsidR="00D55146" w:rsidRDefault="00D55146" w:rsidP="00497E71">
      <w:pPr>
        <w:ind w:firstLineChars="100" w:firstLine="210"/>
        <w:rPr>
          <w:lang w:val="x-none"/>
        </w:rPr>
      </w:pPr>
    </w:p>
    <w:p w:rsidR="00D55146" w:rsidRDefault="00D55146" w:rsidP="00497E71">
      <w:pPr>
        <w:ind w:firstLineChars="100" w:firstLine="210"/>
        <w:rPr>
          <w:lang w:val="x-none"/>
        </w:rPr>
      </w:pPr>
    </w:p>
    <w:p w:rsidR="00CD4E5D" w:rsidRDefault="00CD4E5D" w:rsidP="00CD4E5D">
      <w:pPr>
        <w:pStyle w:val="2"/>
      </w:pPr>
      <w:bookmarkStart w:id="41" w:name="_Toc434578234"/>
      <w:r>
        <w:rPr>
          <w:rFonts w:hint="eastAsia"/>
          <w:lang w:eastAsia="ja-JP"/>
        </w:rPr>
        <w:t>【</w:t>
      </w:r>
      <w:r w:rsidR="00E668BC">
        <w:rPr>
          <w:rFonts w:hint="eastAsia"/>
          <w:lang w:eastAsia="ja-JP"/>
        </w:rPr>
        <w:t>管理者のみ</w:t>
      </w:r>
      <w:r>
        <w:rPr>
          <w:rFonts w:hint="eastAsia"/>
          <w:lang w:eastAsia="ja-JP"/>
        </w:rPr>
        <w:t>】データベース</w:t>
      </w:r>
      <w:r w:rsidR="00461B95">
        <w:rPr>
          <w:rFonts w:hint="eastAsia"/>
          <w:lang w:eastAsia="ja-JP"/>
        </w:rPr>
        <w:t>ファイル</w:t>
      </w:r>
      <w:r>
        <w:rPr>
          <w:rFonts w:hint="eastAsia"/>
          <w:lang w:eastAsia="ja-JP"/>
        </w:rPr>
        <w:t>の</w:t>
      </w:r>
      <w:r w:rsidR="00BE4C86">
        <w:rPr>
          <w:rFonts w:hint="eastAsia"/>
          <w:lang w:eastAsia="ja-JP"/>
        </w:rPr>
        <w:t>更新</w:t>
      </w:r>
      <w:bookmarkEnd w:id="41"/>
    </w:p>
    <w:p w:rsidR="00CD4E5D" w:rsidRDefault="00CD4E5D" w:rsidP="00CD4E5D"/>
    <w:p w:rsidR="00CD4E5D" w:rsidRDefault="00556472" w:rsidP="00CD4E5D">
      <w:pPr>
        <w:ind w:firstLineChars="100" w:firstLine="210"/>
      </w:pPr>
      <w:r>
        <w:rPr>
          <w:rFonts w:hint="eastAsia"/>
        </w:rPr>
        <w:t>原価計算ソフトのバージョンアップ等により、データベースファイル</w:t>
      </w:r>
      <w:r w:rsidR="00224067">
        <w:rPr>
          <w:rFonts w:hint="eastAsia"/>
        </w:rPr>
        <w:t>が</w:t>
      </w:r>
      <w:r>
        <w:rPr>
          <w:rFonts w:hint="eastAsia"/>
        </w:rPr>
        <w:t>更新された際は、サーバ</w:t>
      </w:r>
      <w:r w:rsidR="00224067">
        <w:rPr>
          <w:rFonts w:hint="eastAsia"/>
        </w:rPr>
        <w:t>の</w:t>
      </w:r>
      <w:r>
        <w:rPr>
          <w:rFonts w:hint="eastAsia"/>
        </w:rPr>
        <w:t>データベースファイル</w:t>
      </w:r>
      <w:r w:rsidR="00224067">
        <w:rPr>
          <w:rFonts w:hint="eastAsia"/>
        </w:rPr>
        <w:t>の置き換えをお願いします。</w:t>
      </w:r>
    </w:p>
    <w:p w:rsidR="00556472" w:rsidRDefault="00556472" w:rsidP="00CD4E5D">
      <w:pPr>
        <w:ind w:firstLineChars="100" w:firstLine="210"/>
      </w:pPr>
      <w:r>
        <w:rPr>
          <w:noProof/>
        </w:rPr>
        <w:lastRenderedPageBreak/>
        <mc:AlternateContent>
          <mc:Choice Requires="wps">
            <w:drawing>
              <wp:anchor distT="0" distB="0" distL="114300" distR="114300" simplePos="0" relativeHeight="251729408" behindDoc="0" locked="0" layoutInCell="1" allowOverlap="1" wp14:anchorId="799EC8E4" wp14:editId="28BAED3D">
                <wp:simplePos x="0" y="0"/>
                <wp:positionH relativeFrom="column">
                  <wp:posOffset>1595120</wp:posOffset>
                </wp:positionH>
                <wp:positionV relativeFrom="paragraph">
                  <wp:posOffset>792480</wp:posOffset>
                </wp:positionV>
                <wp:extent cx="1495425" cy="257175"/>
                <wp:effectExtent l="0" t="0" r="28575" b="28575"/>
                <wp:wrapNone/>
                <wp:docPr id="33" name="正方形/長方形 33"/>
                <wp:cNvGraphicFramePr/>
                <a:graphic xmlns:a="http://schemas.openxmlformats.org/drawingml/2006/main">
                  <a:graphicData uri="http://schemas.microsoft.com/office/word/2010/wordprocessingShape">
                    <wps:wsp>
                      <wps:cNvSpPr/>
                      <wps:spPr>
                        <a:xfrm>
                          <a:off x="0" y="0"/>
                          <a:ext cx="1495425" cy="2571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7284D17" id="正方形/長方形 33" o:spid="_x0000_s1026" style="position:absolute;left:0;text-align:left;margin-left:125.6pt;margin-top:62.4pt;width:117.75pt;height:20.2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" filled="f" strokecolor="#c0504d [3205]" strokeweight="2pt"/>
            </w:pict>
          </mc:Fallback>
        </mc:AlternateContent>
      </w:r>
      <w:r>
        <w:rPr>
          <w:noProof/>
        </w:rPr>
        <w:drawing>
          <wp:inline distT="0" distB="0" distL="0" distR="0" wp14:anchorId="7A77B691" wp14:editId="6CE1DA9F">
            <wp:extent cx="5939790" cy="3793490"/>
            <wp:effectExtent l="0" t="0" r="3810" b="0"/>
            <wp:docPr id="4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1"/>
                    <a:stretch>
                      <a:fillRect/>
                    </a:stretch>
                  </pic:blipFill>
                  <pic:spPr>
                    <a:xfrm>
                      <a:off x="0" y="0"/>
                      <a:ext cx="5939790" cy="3793490"/>
                    </a:xfrm>
                    <a:prstGeom prst="rect">
                      <a:avLst/>
                    </a:prstGeom>
                  </pic:spPr>
                </pic:pic>
              </a:graphicData>
            </a:graphic>
          </wp:inline>
        </w:drawing>
      </w:r>
    </w:p>
    <w:p w:rsidR="00224067" w:rsidRDefault="00224067" w:rsidP="00CD4E5D">
      <w:pPr>
        <w:ind w:firstLineChars="100" w:firstLine="210"/>
      </w:pPr>
    </w:p>
    <w:p w:rsidR="00224067" w:rsidRDefault="0011360C" w:rsidP="00224067">
      <w:pPr>
        <w:pStyle w:val="aff6"/>
      </w:pPr>
      <w:r>
        <w:rPr>
          <w:rFonts w:hint="eastAsia"/>
        </w:rPr>
        <w:t>置き換えの際、原価計算ソフト</w:t>
      </w:r>
      <w:r w:rsidR="00227B5E">
        <w:rPr>
          <w:rFonts w:hint="eastAsia"/>
        </w:rPr>
        <w:t>を利用しているユーザがいる場合は、原価計算ソフトを終了してもらった上で、データベースファイルの置き換えを行ってください。</w:t>
      </w:r>
    </w:p>
    <w:p w:rsidR="00CA74EE" w:rsidRDefault="00497E71" w:rsidP="00CA74EE">
      <w:pPr>
        <w:widowControl/>
        <w:adjustRightInd/>
        <w:jc w:val="left"/>
        <w:textAlignment w:val="auto"/>
      </w:pPr>
      <w:r>
        <w:br w:type="page"/>
      </w:r>
    </w:p>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Default="00B946ED" w:rsidP="00B946ED"/>
    <w:p w:rsidR="00B946ED" w:rsidRPr="00077011" w:rsidRDefault="00B946ED" w:rsidP="00B946ED"/>
    <w:p w:rsidR="00B946ED" w:rsidRPr="00077011" w:rsidRDefault="006C55A6" w:rsidP="00B946ED">
      <w:pPr>
        <w:pStyle w:val="12"/>
        <w:numPr>
          <w:ilvl w:val="0"/>
          <w:numId w:val="5"/>
        </w:numPr>
      </w:pPr>
      <w:bookmarkStart w:id="42" w:name="_Toc434578235"/>
      <w:r>
        <w:rPr>
          <w:rFonts w:hint="eastAsia"/>
          <w:lang w:eastAsia="ja-JP"/>
        </w:rPr>
        <w:t>原価計算ソフトの</w:t>
      </w:r>
      <w:r w:rsidR="009641D3">
        <w:rPr>
          <w:rFonts w:hint="eastAsia"/>
          <w:lang w:eastAsia="ja-JP"/>
        </w:rPr>
        <w:t>概要</w:t>
      </w:r>
      <w:bookmarkEnd w:id="42"/>
    </w:p>
    <w:p w:rsidR="00B946ED" w:rsidRPr="00077011" w:rsidRDefault="00B946ED" w:rsidP="00B946ED">
      <w:pPr>
        <w:pStyle w:val="20-1"/>
      </w:pPr>
      <w:r w:rsidRPr="00077011">
        <w:br w:type="page"/>
      </w:r>
    </w:p>
    <w:p w:rsidR="00B946ED" w:rsidRPr="00AF684D" w:rsidRDefault="00B946ED" w:rsidP="00B946ED">
      <w:pPr>
        <w:rPr>
          <w:szCs w:val="21"/>
        </w:rPr>
      </w:pPr>
    </w:p>
    <w:p w:rsidR="00B946ED" w:rsidRDefault="003A5562" w:rsidP="00B946ED">
      <w:pPr>
        <w:pStyle w:val="2"/>
      </w:pPr>
      <w:bookmarkStart w:id="43" w:name="_Toc434578236"/>
      <w:r>
        <w:rPr>
          <w:rFonts w:hint="eastAsia"/>
          <w:lang w:eastAsia="ja-JP"/>
        </w:rPr>
        <w:t>機能一覧</w:t>
      </w:r>
      <w:bookmarkEnd w:id="43"/>
    </w:p>
    <w:p w:rsidR="00B946ED" w:rsidRDefault="00B946ED" w:rsidP="00B946ED"/>
    <w:p w:rsidR="00B946ED" w:rsidRDefault="00951AD1" w:rsidP="00B946ED">
      <w:pPr>
        <w:ind w:firstLineChars="100" w:firstLine="210"/>
      </w:pPr>
      <w:r>
        <w:rPr>
          <w:rFonts w:hint="eastAsia"/>
        </w:rPr>
        <w:t>原価計算ソフトにて提供する機能</w:t>
      </w:r>
      <w:r w:rsidR="001E0337">
        <w:rPr>
          <w:rFonts w:hint="eastAsia"/>
        </w:rPr>
        <w:t>概要</w:t>
      </w:r>
      <w:r>
        <w:rPr>
          <w:rFonts w:hint="eastAsia"/>
        </w:rPr>
        <w:t>（メニュー</w:t>
      </w:r>
      <w:r w:rsidR="00C76EE8">
        <w:rPr>
          <w:rFonts w:hint="eastAsia"/>
        </w:rPr>
        <w:t>一覧</w:t>
      </w:r>
      <w:r>
        <w:rPr>
          <w:rFonts w:hint="eastAsia"/>
        </w:rPr>
        <w:t>）は下表のとおりです。</w:t>
      </w:r>
    </w:p>
    <w:p w:rsidR="00951AD1" w:rsidRDefault="00951AD1" w:rsidP="00B946ED">
      <w:pPr>
        <w:ind w:firstLineChars="100" w:firstLine="210"/>
      </w:pPr>
    </w:p>
    <w:tbl>
      <w:tblPr>
        <w:tblStyle w:val="GridTable5DarkAccent1"/>
        <w:tblW w:w="0" w:type="auto"/>
        <w:tblLook w:val="04A0" w:firstRow="1" w:lastRow="0" w:firstColumn="1" w:lastColumn="0" w:noHBand="0" w:noVBand="1"/>
      </w:tblPr>
      <w:tblGrid>
        <w:gridCol w:w="562"/>
        <w:gridCol w:w="1843"/>
        <w:gridCol w:w="2126"/>
        <w:gridCol w:w="4813"/>
      </w:tblGrid>
      <w:tr w:rsidR="00F65750" w:rsidTr="00931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65750" w:rsidRDefault="00F65750" w:rsidP="00D751FB">
            <w:pPr>
              <w:jc w:val="center"/>
            </w:pPr>
            <w:r>
              <w:t>№</w:t>
            </w:r>
          </w:p>
        </w:tc>
        <w:tc>
          <w:tcPr>
            <w:tcW w:w="1843" w:type="dxa"/>
          </w:tcPr>
          <w:p w:rsidR="00F65750" w:rsidRDefault="00F65750" w:rsidP="00850D12">
            <w:pPr>
              <w:jc w:val="center"/>
              <w:cnfStyle w:val="100000000000" w:firstRow="1" w:lastRow="0" w:firstColumn="0" w:lastColumn="0" w:oddVBand="0" w:evenVBand="0" w:oddHBand="0" w:evenHBand="0" w:firstRowFirstColumn="0" w:firstRowLastColumn="0" w:lastRowFirstColumn="0" w:lastRowLastColumn="0"/>
            </w:pPr>
            <w:r>
              <w:rPr>
                <w:rFonts w:hint="eastAsia"/>
              </w:rPr>
              <w:t>メインメニュー</w:t>
            </w:r>
          </w:p>
        </w:tc>
        <w:tc>
          <w:tcPr>
            <w:tcW w:w="2126" w:type="dxa"/>
          </w:tcPr>
          <w:p w:rsidR="00F65750" w:rsidRDefault="00F65750" w:rsidP="00850D12">
            <w:pPr>
              <w:jc w:val="center"/>
              <w:cnfStyle w:val="100000000000" w:firstRow="1" w:lastRow="0" w:firstColumn="0" w:lastColumn="0" w:oddVBand="0" w:evenVBand="0" w:oddHBand="0" w:evenHBand="0" w:firstRowFirstColumn="0" w:firstRowLastColumn="0" w:lastRowFirstColumn="0" w:lastRowLastColumn="0"/>
            </w:pPr>
            <w:r>
              <w:t>サブメニュー</w:t>
            </w:r>
          </w:p>
        </w:tc>
        <w:tc>
          <w:tcPr>
            <w:tcW w:w="4813" w:type="dxa"/>
          </w:tcPr>
          <w:p w:rsidR="00F65750" w:rsidRDefault="00F65750" w:rsidP="00850D12">
            <w:pPr>
              <w:jc w:val="center"/>
              <w:cnfStyle w:val="100000000000" w:firstRow="1" w:lastRow="0" w:firstColumn="0" w:lastColumn="0" w:oddVBand="0" w:evenVBand="0" w:oddHBand="0" w:evenHBand="0" w:firstRowFirstColumn="0" w:firstRowLastColumn="0" w:lastRowFirstColumn="0" w:lastRowLastColumn="0"/>
            </w:pPr>
            <w:r>
              <w:t>機能概要</w:t>
            </w:r>
          </w:p>
        </w:tc>
      </w:tr>
      <w:tr w:rsidR="00242802"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242802" w:rsidRDefault="00242802" w:rsidP="00D751FB">
            <w:pPr>
              <w:jc w:val="center"/>
            </w:pPr>
            <w:r>
              <w:rPr>
                <w:rFonts w:hint="eastAsia"/>
              </w:rPr>
              <w:t>1</w:t>
            </w:r>
          </w:p>
        </w:tc>
        <w:tc>
          <w:tcPr>
            <w:tcW w:w="1843" w:type="dxa"/>
            <w:vMerge w:val="restart"/>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導入処理</w:t>
            </w:r>
          </w:p>
        </w:tc>
        <w:tc>
          <w:tcPr>
            <w:tcW w:w="2126" w:type="dxa"/>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原材料登録</w:t>
            </w:r>
          </w:p>
        </w:tc>
        <w:tc>
          <w:tcPr>
            <w:tcW w:w="4813" w:type="dxa"/>
          </w:tcPr>
          <w:p w:rsidR="00242802" w:rsidRDefault="00A914EB" w:rsidP="00F82252">
            <w:pPr>
              <w:cnfStyle w:val="000000100000" w:firstRow="0" w:lastRow="0" w:firstColumn="0" w:lastColumn="0" w:oddVBand="0" w:evenVBand="0" w:oddHBand="1" w:evenHBand="0" w:firstRowFirstColumn="0" w:firstRowLastColumn="0" w:lastRowFirstColumn="0" w:lastRowLastColumn="0"/>
            </w:pPr>
            <w:r>
              <w:t>原材料データの登録・修正・削除を行います。会計ソフトから出力した</w:t>
            </w:r>
            <w:r w:rsidR="00F82252">
              <w:t>原材料データの</w:t>
            </w:r>
            <w:r>
              <w:t>CSV</w:t>
            </w:r>
            <w:r>
              <w:t>ファイルを</w:t>
            </w:r>
            <w:r w:rsidR="00F82252">
              <w:t>使用して</w:t>
            </w:r>
            <w:r>
              <w:t>一括登録</w:t>
            </w:r>
            <w:r w:rsidR="00823E28">
              <w:t>も</w:t>
            </w:r>
            <w:r>
              <w:t>可能です。</w:t>
            </w:r>
          </w:p>
        </w:tc>
      </w:tr>
      <w:tr w:rsidR="00242802" w:rsidTr="009316DA">
        <w:tc>
          <w:tcPr>
            <w:cnfStyle w:val="001000000000" w:firstRow="0" w:lastRow="0" w:firstColumn="1" w:lastColumn="0" w:oddVBand="0" w:evenVBand="0" w:oddHBand="0" w:evenHBand="0" w:firstRowFirstColumn="0" w:firstRowLastColumn="0" w:lastRowFirstColumn="0" w:lastRowLastColumn="0"/>
            <w:tcW w:w="562" w:type="dxa"/>
          </w:tcPr>
          <w:p w:rsidR="00242802" w:rsidRDefault="00242802" w:rsidP="00D751FB">
            <w:pPr>
              <w:jc w:val="center"/>
            </w:pPr>
            <w:r>
              <w:rPr>
                <w:rFonts w:hint="eastAsia"/>
              </w:rPr>
              <w:t>2</w:t>
            </w:r>
          </w:p>
        </w:tc>
        <w:tc>
          <w:tcPr>
            <w:tcW w:w="1843" w:type="dxa"/>
            <w:vMer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p>
        </w:tc>
        <w:tc>
          <w:tcPr>
            <w:tcW w:w="2126" w:type="dxa"/>
          </w:tcPr>
          <w:p w:rsidR="00242802" w:rsidRDefault="00242802" w:rsidP="00B946ED">
            <w:pPr>
              <w:cnfStyle w:val="000000000000" w:firstRow="0" w:lastRow="0" w:firstColumn="0" w:lastColumn="0" w:oddVBand="0" w:evenVBand="0" w:oddHBand="0" w:evenHBand="0" w:firstRowFirstColumn="0" w:firstRowLastColumn="0" w:lastRowFirstColumn="0" w:lastRowLastColumn="0"/>
            </w:pPr>
            <w:r>
              <w:t>資材登録</w:t>
            </w:r>
          </w:p>
        </w:tc>
        <w:tc>
          <w:tcPr>
            <w:tcW w:w="4813" w:type="dxa"/>
          </w:tcPr>
          <w:p w:rsidR="00242802" w:rsidRDefault="00F82252" w:rsidP="00F82252">
            <w:pPr>
              <w:cnfStyle w:val="000000000000" w:firstRow="0" w:lastRow="0" w:firstColumn="0" w:lastColumn="0" w:oddVBand="0" w:evenVBand="0" w:oddHBand="0" w:evenHBand="0" w:firstRowFirstColumn="0" w:firstRowLastColumn="0" w:lastRowFirstColumn="0" w:lastRowLastColumn="0"/>
            </w:pPr>
            <w:r>
              <w:t>資材</w:t>
            </w:r>
            <w:r w:rsidR="009316DA">
              <w:t>データの登録・修正・削除を行います。会計ソフトから出力した</w:t>
            </w:r>
            <w:r>
              <w:t>資材データの</w:t>
            </w:r>
            <w:r w:rsidR="009316DA">
              <w:t>CSV</w:t>
            </w:r>
            <w:r w:rsidR="009316DA">
              <w:t>ファイルを</w:t>
            </w:r>
            <w:r>
              <w:t>使用して</w:t>
            </w:r>
            <w:r w:rsidR="009316DA">
              <w:t>一括登録</w:t>
            </w:r>
            <w:r w:rsidR="00823E28">
              <w:t>も</w:t>
            </w:r>
            <w:r w:rsidR="009316DA">
              <w:t>可能です。</w:t>
            </w:r>
          </w:p>
        </w:tc>
      </w:tr>
      <w:tr w:rsidR="00242802"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242802" w:rsidRDefault="00242802" w:rsidP="00D751FB">
            <w:pPr>
              <w:jc w:val="center"/>
            </w:pPr>
            <w:r>
              <w:rPr>
                <w:rFonts w:hint="eastAsia"/>
              </w:rPr>
              <w:t>3</w:t>
            </w:r>
          </w:p>
        </w:tc>
        <w:tc>
          <w:tcPr>
            <w:tcW w:w="1843" w:type="dxa"/>
            <w:vMer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2126" w:type="dxa"/>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マシン登録</w:t>
            </w:r>
          </w:p>
        </w:tc>
        <w:tc>
          <w:tcPr>
            <w:tcW w:w="4813" w:type="dxa"/>
          </w:tcPr>
          <w:p w:rsidR="00242802" w:rsidRDefault="0074395B" w:rsidP="00B946ED">
            <w:pPr>
              <w:cnfStyle w:val="000000100000" w:firstRow="0" w:lastRow="0" w:firstColumn="0" w:lastColumn="0" w:oddVBand="0" w:evenVBand="0" w:oddHBand="1" w:evenHBand="0" w:firstRowFirstColumn="0" w:firstRowLastColumn="0" w:lastRowFirstColumn="0" w:lastRowLastColumn="0"/>
            </w:pPr>
            <w:r>
              <w:t>設備データの登録・修正・削除を行います。</w:t>
            </w:r>
          </w:p>
        </w:tc>
      </w:tr>
      <w:tr w:rsidR="00242802" w:rsidTr="009316DA">
        <w:tc>
          <w:tcPr>
            <w:cnfStyle w:val="001000000000" w:firstRow="0" w:lastRow="0" w:firstColumn="1" w:lastColumn="0" w:oddVBand="0" w:evenVBand="0" w:oddHBand="0" w:evenHBand="0" w:firstRowFirstColumn="0" w:firstRowLastColumn="0" w:lastRowFirstColumn="0" w:lastRowLastColumn="0"/>
            <w:tcW w:w="562" w:type="dxa"/>
          </w:tcPr>
          <w:p w:rsidR="00242802" w:rsidRDefault="00242802" w:rsidP="00D751FB">
            <w:pPr>
              <w:jc w:val="center"/>
            </w:pPr>
            <w:r>
              <w:rPr>
                <w:rFonts w:hint="eastAsia"/>
              </w:rPr>
              <w:t>4</w:t>
            </w:r>
          </w:p>
        </w:tc>
        <w:tc>
          <w:tcPr>
            <w:tcW w:w="1843" w:type="dxa"/>
            <w:vMer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p>
        </w:tc>
        <w:tc>
          <w:tcPr>
            <w:tcW w:w="2126" w:type="dxa"/>
          </w:tcPr>
          <w:p w:rsidR="00242802" w:rsidRDefault="00242802" w:rsidP="00B946ED">
            <w:pPr>
              <w:cnfStyle w:val="000000000000" w:firstRow="0" w:lastRow="0" w:firstColumn="0" w:lastColumn="0" w:oddVBand="0" w:evenVBand="0" w:oddHBand="0" w:evenHBand="0" w:firstRowFirstColumn="0" w:firstRowLastColumn="0" w:lastRowFirstColumn="0" w:lastRowLastColumn="0"/>
            </w:pPr>
            <w:r>
              <w:t>運賃登録</w:t>
            </w:r>
          </w:p>
        </w:tc>
        <w:tc>
          <w:tcPr>
            <w:tcW w:w="4813" w:type="dxa"/>
          </w:tcPr>
          <w:p w:rsidR="00242802" w:rsidRDefault="0074395B" w:rsidP="00B946ED">
            <w:pPr>
              <w:cnfStyle w:val="000000000000" w:firstRow="0" w:lastRow="0" w:firstColumn="0" w:lastColumn="0" w:oddVBand="0" w:evenVBand="0" w:oddHBand="0" w:evenHBand="0" w:firstRowFirstColumn="0" w:firstRowLastColumn="0" w:lastRowFirstColumn="0" w:lastRowLastColumn="0"/>
            </w:pPr>
            <w:r>
              <w:t>荷造運賃データの登録・修正・削除を行います。</w:t>
            </w:r>
          </w:p>
        </w:tc>
      </w:tr>
      <w:tr w:rsidR="00242802"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242802" w:rsidRDefault="00242802" w:rsidP="00D751FB">
            <w:pPr>
              <w:jc w:val="center"/>
            </w:pPr>
            <w:r>
              <w:rPr>
                <w:rFonts w:hint="eastAsia"/>
              </w:rPr>
              <w:t>5</w:t>
            </w:r>
          </w:p>
        </w:tc>
        <w:tc>
          <w:tcPr>
            <w:tcW w:w="1843" w:type="dxa"/>
            <w:vMer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2126" w:type="dxa"/>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商品コード登録</w:t>
            </w:r>
          </w:p>
        </w:tc>
        <w:tc>
          <w:tcPr>
            <w:tcW w:w="4813" w:type="dxa"/>
          </w:tcPr>
          <w:p w:rsidR="00242802" w:rsidRDefault="0074395B" w:rsidP="00AF52A3">
            <w:pPr>
              <w:cnfStyle w:val="000000100000" w:firstRow="0" w:lastRow="0" w:firstColumn="0" w:lastColumn="0" w:oddVBand="0" w:evenVBand="0" w:oddHBand="1" w:evenHBand="0" w:firstRowFirstColumn="0" w:firstRowLastColumn="0" w:lastRowFirstColumn="0" w:lastRowLastColumn="0"/>
            </w:pPr>
            <w:r>
              <w:t>商品</w:t>
            </w:r>
            <w:r w:rsidR="00AF52A3">
              <w:t>コードの</w:t>
            </w:r>
            <w:r>
              <w:t>登録・修正・削除を行います。会計ソフトから出力した商品データ</w:t>
            </w:r>
            <w:r>
              <w:t>(</w:t>
            </w:r>
            <w:r>
              <w:t>転売品、製品、受託加工品</w:t>
            </w:r>
            <w:r>
              <w:t>)</w:t>
            </w:r>
            <w:r>
              <w:t>の</w:t>
            </w:r>
            <w:r>
              <w:t>CSV</w:t>
            </w:r>
            <w:r>
              <w:t>ファイルを使用して一括登録も可能です。</w:t>
            </w:r>
          </w:p>
        </w:tc>
      </w:tr>
      <w:tr w:rsidR="00242802" w:rsidTr="009316DA">
        <w:tc>
          <w:tcPr>
            <w:cnfStyle w:val="001000000000" w:firstRow="0" w:lastRow="0" w:firstColumn="1" w:lastColumn="0" w:oddVBand="0" w:evenVBand="0" w:oddHBand="0" w:evenHBand="0" w:firstRowFirstColumn="0" w:firstRowLastColumn="0" w:lastRowFirstColumn="0" w:lastRowLastColumn="0"/>
            <w:tcW w:w="562" w:type="dxa"/>
          </w:tcPr>
          <w:p w:rsidR="00242802" w:rsidRDefault="00242802" w:rsidP="00D751FB">
            <w:pPr>
              <w:jc w:val="center"/>
            </w:pPr>
            <w:r>
              <w:rPr>
                <w:rFonts w:hint="eastAsia"/>
              </w:rPr>
              <w:t>6</w:t>
            </w:r>
          </w:p>
        </w:tc>
        <w:tc>
          <w:tcPr>
            <w:tcW w:w="1843" w:type="dxa"/>
            <w:vMer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p>
        </w:tc>
        <w:tc>
          <w:tcPr>
            <w:tcW w:w="2126" w:type="dxa"/>
          </w:tcPr>
          <w:p w:rsidR="00242802" w:rsidRDefault="00242802" w:rsidP="00B946ED">
            <w:pPr>
              <w:cnfStyle w:val="000000000000" w:firstRow="0" w:lastRow="0" w:firstColumn="0" w:lastColumn="0" w:oddVBand="0" w:evenVBand="0" w:oddHBand="0" w:evenHBand="0" w:firstRowFirstColumn="0" w:firstRowLastColumn="0" w:lastRowFirstColumn="0" w:lastRowLastColumn="0"/>
            </w:pPr>
            <w:r>
              <w:t>取引先コード登録</w:t>
            </w:r>
          </w:p>
        </w:tc>
        <w:tc>
          <w:tcPr>
            <w:tcW w:w="4813" w:type="dxa"/>
          </w:tcPr>
          <w:p w:rsidR="00242802" w:rsidRDefault="0074395B" w:rsidP="00B946ED">
            <w:pPr>
              <w:cnfStyle w:val="000000000000" w:firstRow="0" w:lastRow="0" w:firstColumn="0" w:lastColumn="0" w:oddVBand="0" w:evenVBand="0" w:oddHBand="0" w:evenHBand="0" w:firstRowFirstColumn="0" w:firstRowLastColumn="0" w:lastRowFirstColumn="0" w:lastRowLastColumn="0"/>
            </w:pPr>
            <w:r>
              <w:t>取引先データの登録・修正・削除を行います。会計ソフトから出力した取引先データの</w:t>
            </w:r>
            <w:r>
              <w:t>CSV</w:t>
            </w:r>
            <w:r>
              <w:t>ファイルを使用して一括登録も可能です。</w:t>
            </w:r>
          </w:p>
        </w:tc>
      </w:tr>
      <w:tr w:rsidR="00242802"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242802" w:rsidRDefault="00242802" w:rsidP="00D751FB">
            <w:pPr>
              <w:jc w:val="center"/>
            </w:pPr>
            <w:r>
              <w:rPr>
                <w:rFonts w:hint="eastAsia"/>
              </w:rPr>
              <w:t>7</w:t>
            </w:r>
          </w:p>
        </w:tc>
        <w:tc>
          <w:tcPr>
            <w:tcW w:w="1843" w:type="dxa"/>
            <w:vMer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2126" w:type="dxa"/>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品種コード登録</w:t>
            </w:r>
          </w:p>
        </w:tc>
        <w:tc>
          <w:tcPr>
            <w:tcW w:w="4813" w:type="dxa"/>
          </w:tcPr>
          <w:p w:rsidR="00242802" w:rsidRDefault="0076011F" w:rsidP="00B946ED">
            <w:pPr>
              <w:cnfStyle w:val="000000100000" w:firstRow="0" w:lastRow="0" w:firstColumn="0" w:lastColumn="0" w:oddVBand="0" w:evenVBand="0" w:oddHBand="1" w:evenHBand="0" w:firstRowFirstColumn="0" w:firstRowLastColumn="0" w:lastRowFirstColumn="0" w:lastRowLastColumn="0"/>
            </w:pPr>
            <w:r>
              <w:t>品種コードの登録・修正・削除を行います。</w:t>
            </w:r>
          </w:p>
        </w:tc>
      </w:tr>
      <w:tr w:rsidR="00242802" w:rsidTr="009316DA">
        <w:tc>
          <w:tcPr>
            <w:cnfStyle w:val="001000000000" w:firstRow="0" w:lastRow="0" w:firstColumn="1" w:lastColumn="0" w:oddVBand="0" w:evenVBand="0" w:oddHBand="0" w:evenHBand="0" w:firstRowFirstColumn="0" w:firstRowLastColumn="0" w:lastRowFirstColumn="0" w:lastRowLastColumn="0"/>
            <w:tcW w:w="562" w:type="dxa"/>
          </w:tcPr>
          <w:p w:rsidR="00242802" w:rsidRDefault="00242802" w:rsidP="00D751FB">
            <w:pPr>
              <w:jc w:val="center"/>
            </w:pPr>
            <w:r>
              <w:rPr>
                <w:rFonts w:hint="eastAsia"/>
              </w:rPr>
              <w:t>8</w:t>
            </w:r>
          </w:p>
        </w:tc>
        <w:tc>
          <w:tcPr>
            <w:tcW w:w="1843" w:type="dxa"/>
            <w:vMer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p>
        </w:tc>
        <w:tc>
          <w:tcPr>
            <w:tcW w:w="2126" w:type="dxa"/>
          </w:tcPr>
          <w:p w:rsidR="00242802" w:rsidRDefault="00242802" w:rsidP="00B946ED">
            <w:pPr>
              <w:cnfStyle w:val="000000000000" w:firstRow="0" w:lastRow="0" w:firstColumn="0" w:lastColumn="0" w:oddVBand="0" w:evenVBand="0" w:oddHBand="0" w:evenHBand="0" w:firstRowFirstColumn="0" w:firstRowLastColumn="0" w:lastRowFirstColumn="0" w:lastRowLastColumn="0"/>
            </w:pPr>
            <w:r>
              <w:t>その他登録</w:t>
            </w:r>
          </w:p>
        </w:tc>
        <w:tc>
          <w:tcPr>
            <w:tcW w:w="4813" w:type="dxa"/>
          </w:tcPr>
          <w:p w:rsidR="00242802" w:rsidRDefault="001371E9" w:rsidP="00B946ED">
            <w:pPr>
              <w:cnfStyle w:val="000000000000" w:firstRow="0" w:lastRow="0" w:firstColumn="0" w:lastColumn="0" w:oddVBand="0" w:evenVBand="0" w:oddHBand="0" w:evenHBand="0" w:firstRowFirstColumn="0" w:firstRowLastColumn="0" w:lastRowFirstColumn="0" w:lastRowLastColumn="0"/>
            </w:pPr>
            <w:r>
              <w:t>賃率、水道光熱費、製造経費配賦、。販管費・営業外費用配賦などの登録を行います。</w:t>
            </w:r>
          </w:p>
        </w:tc>
      </w:tr>
      <w:tr w:rsidR="00242802"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242802" w:rsidRDefault="00242802" w:rsidP="00D751FB">
            <w:pPr>
              <w:jc w:val="center"/>
            </w:pPr>
            <w:r>
              <w:rPr>
                <w:rFonts w:hint="eastAsia"/>
              </w:rPr>
              <w:t>9</w:t>
            </w:r>
          </w:p>
        </w:tc>
        <w:tc>
          <w:tcPr>
            <w:tcW w:w="1843" w:type="dxa"/>
            <w:vMer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2126" w:type="dxa"/>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データコピー</w:t>
            </w:r>
          </w:p>
        </w:tc>
        <w:tc>
          <w:tcPr>
            <w:tcW w:w="4813" w:type="dxa"/>
          </w:tcPr>
          <w:p w:rsidR="00242802" w:rsidRDefault="00D02B58" w:rsidP="002F29CD">
            <w:pPr>
              <w:cnfStyle w:val="000000100000" w:firstRow="0" w:lastRow="0" w:firstColumn="0" w:lastColumn="0" w:oddVBand="0" w:evenVBand="0" w:oddHBand="1" w:evenHBand="0" w:firstRowFirstColumn="0" w:firstRowLastColumn="0" w:lastRowFirstColumn="0" w:lastRowLastColumn="0"/>
            </w:pPr>
            <w:r>
              <w:t>指定した年度の実績データを、原価計算ソフト起動時に入力した年度の</w:t>
            </w:r>
            <w:r w:rsidR="006B161D">
              <w:t>予定と実績にコピーします。</w:t>
            </w:r>
            <w:r w:rsidR="002F29CD">
              <w:t>ただし、売上実績、固定費実績、決算書実績は</w:t>
            </w:r>
            <w:r w:rsidR="002F29CD">
              <w:t>0</w:t>
            </w:r>
            <w:r w:rsidR="002F29CD">
              <w:t>のままです。（コピーしません）</w:t>
            </w:r>
          </w:p>
        </w:tc>
      </w:tr>
      <w:tr w:rsidR="00242802" w:rsidTr="009316DA">
        <w:tc>
          <w:tcPr>
            <w:cnfStyle w:val="001000000000" w:firstRow="0" w:lastRow="0" w:firstColumn="1" w:lastColumn="0" w:oddVBand="0" w:evenVBand="0" w:oddHBand="0" w:evenHBand="0" w:firstRowFirstColumn="0" w:firstRowLastColumn="0" w:lastRowFirstColumn="0" w:lastRowLastColumn="0"/>
            <w:tcW w:w="562" w:type="dxa"/>
          </w:tcPr>
          <w:p w:rsidR="00242802" w:rsidRDefault="00242802" w:rsidP="00D751FB">
            <w:pPr>
              <w:jc w:val="center"/>
            </w:pPr>
            <w:r>
              <w:rPr>
                <w:rFonts w:hint="eastAsia"/>
              </w:rPr>
              <w:t>10</w:t>
            </w:r>
          </w:p>
        </w:tc>
        <w:tc>
          <w:tcPr>
            <w:tcW w:w="1843" w:type="dxa"/>
            <w:vMerge w:val="restart"/>
          </w:tcPr>
          <w:p w:rsidR="00242802" w:rsidRDefault="00242802" w:rsidP="00B946ED">
            <w:pPr>
              <w:cnfStyle w:val="000000000000" w:firstRow="0" w:lastRow="0" w:firstColumn="0" w:lastColumn="0" w:oddVBand="0" w:evenVBand="0" w:oddHBand="0" w:evenHBand="0" w:firstRowFirstColumn="0" w:firstRowLastColumn="0" w:lastRowFirstColumn="0" w:lastRowLastColumn="0"/>
            </w:pPr>
            <w:r>
              <w:t>商品管理</w:t>
            </w:r>
          </w:p>
        </w:tc>
        <w:tc>
          <w:tcPr>
            <w:tcW w:w="2126" w:type="dxa"/>
          </w:tcPr>
          <w:p w:rsidR="00242802" w:rsidRDefault="00242802" w:rsidP="00B946ED">
            <w:pPr>
              <w:cnfStyle w:val="000000000000" w:firstRow="0" w:lastRow="0" w:firstColumn="0" w:lastColumn="0" w:oddVBand="0" w:evenVBand="0" w:oddHBand="0" w:evenHBand="0" w:firstRowFirstColumn="0" w:firstRowLastColumn="0" w:lastRowFirstColumn="0" w:lastRowLastColumn="0"/>
            </w:pPr>
            <w:r>
              <w:t>商品登録</w:t>
            </w:r>
          </w:p>
        </w:tc>
        <w:tc>
          <w:tcPr>
            <w:tcW w:w="4813" w:type="dxa"/>
          </w:tcPr>
          <w:p w:rsidR="008F738B" w:rsidRDefault="00AF52A3" w:rsidP="00B946ED">
            <w:pPr>
              <w:cnfStyle w:val="000000000000" w:firstRow="0" w:lastRow="0" w:firstColumn="0" w:lastColumn="0" w:oddVBand="0" w:evenVBand="0" w:oddHBand="0" w:evenHBand="0" w:firstRowFirstColumn="0" w:firstRowLastColumn="0" w:lastRowFirstColumn="0" w:lastRowLastColumn="0"/>
            </w:pPr>
            <w:r>
              <w:t>商品</w:t>
            </w:r>
            <w:r w:rsidR="008F738B">
              <w:t>データの登録・修正・削除を行います。メインメニューの導入処理が完了している状態で商品登録を行ってください。</w:t>
            </w:r>
          </w:p>
        </w:tc>
      </w:tr>
      <w:tr w:rsidR="00242802"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242802" w:rsidRDefault="00242802" w:rsidP="00D751FB">
            <w:pPr>
              <w:jc w:val="center"/>
            </w:pPr>
            <w:r>
              <w:rPr>
                <w:rFonts w:hint="eastAsia"/>
              </w:rPr>
              <w:t>11</w:t>
            </w:r>
          </w:p>
        </w:tc>
        <w:tc>
          <w:tcPr>
            <w:tcW w:w="1843" w:type="dxa"/>
            <w:vMer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2126" w:type="dxa"/>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ブレンド品登録</w:t>
            </w:r>
          </w:p>
        </w:tc>
        <w:tc>
          <w:tcPr>
            <w:tcW w:w="4813" w:type="dxa"/>
          </w:tcPr>
          <w:p w:rsidR="00242802" w:rsidRDefault="007B5930" w:rsidP="00B946ED">
            <w:pPr>
              <w:cnfStyle w:val="000000100000" w:firstRow="0" w:lastRow="0" w:firstColumn="0" w:lastColumn="0" w:oddVBand="0" w:evenVBand="0" w:oddHBand="1" w:evenHBand="0" w:firstRowFirstColumn="0" w:firstRowLastColumn="0" w:lastRowFirstColumn="0" w:lastRowLastColumn="0"/>
            </w:pPr>
            <w:r>
              <w:t>ブレンド品データの登録・修正・削除を行います。商品登録が完了している状態でブレンド品登録を行ってください。</w:t>
            </w:r>
          </w:p>
        </w:tc>
      </w:tr>
      <w:tr w:rsidR="00434628" w:rsidTr="009316DA">
        <w:tc>
          <w:tcPr>
            <w:cnfStyle w:val="001000000000" w:firstRow="0" w:lastRow="0" w:firstColumn="1" w:lastColumn="0" w:oddVBand="0" w:evenVBand="0" w:oddHBand="0" w:evenHBand="0" w:firstRowFirstColumn="0" w:firstRowLastColumn="0" w:lastRowFirstColumn="0" w:lastRowLastColumn="0"/>
            <w:tcW w:w="562" w:type="dxa"/>
          </w:tcPr>
          <w:p w:rsidR="00434628" w:rsidRDefault="00434628" w:rsidP="00D751FB">
            <w:pPr>
              <w:jc w:val="center"/>
            </w:pPr>
            <w:r>
              <w:rPr>
                <w:rFonts w:hint="eastAsia"/>
              </w:rPr>
              <w:t>12</w:t>
            </w:r>
          </w:p>
        </w:tc>
        <w:tc>
          <w:tcPr>
            <w:tcW w:w="1843" w:type="dxa"/>
            <w:vMerge w:val="restart"/>
          </w:tcPr>
          <w:p w:rsidR="00434628" w:rsidRDefault="00434628" w:rsidP="00B946ED">
            <w:pPr>
              <w:cnfStyle w:val="000000000000" w:firstRow="0" w:lastRow="0" w:firstColumn="0" w:lastColumn="0" w:oddVBand="0" w:evenVBand="0" w:oddHBand="0" w:evenHBand="0" w:firstRowFirstColumn="0" w:firstRowLastColumn="0" w:lastRowFirstColumn="0" w:lastRowLastColumn="0"/>
            </w:pPr>
            <w:r>
              <w:t>原価管理</w:t>
            </w:r>
          </w:p>
        </w:tc>
        <w:tc>
          <w:tcPr>
            <w:tcW w:w="2126" w:type="dxa"/>
          </w:tcPr>
          <w:p w:rsidR="00434628" w:rsidRDefault="00434628" w:rsidP="00B946ED">
            <w:pPr>
              <w:cnfStyle w:val="000000000000" w:firstRow="0" w:lastRow="0" w:firstColumn="0" w:lastColumn="0" w:oddVBand="0" w:evenVBand="0" w:oddHBand="0" w:evenHBand="0" w:firstRowFirstColumn="0" w:firstRowLastColumn="0" w:lastRowFirstColumn="0" w:lastRowLastColumn="0"/>
            </w:pPr>
            <w:r>
              <w:t>予算登録</w:t>
            </w:r>
          </w:p>
        </w:tc>
        <w:tc>
          <w:tcPr>
            <w:tcW w:w="4813" w:type="dxa"/>
          </w:tcPr>
          <w:p w:rsidR="00434628" w:rsidRDefault="007B5930" w:rsidP="007B5930">
            <w:pPr>
              <w:cnfStyle w:val="000000000000" w:firstRow="0" w:lastRow="0" w:firstColumn="0" w:lastColumn="0" w:oddVBand="0" w:evenVBand="0" w:oddHBand="0" w:evenHBand="0" w:firstRowFirstColumn="0" w:firstRowLastColumn="0" w:lastRowFirstColumn="0" w:lastRowLastColumn="0"/>
            </w:pPr>
            <w:r>
              <w:t>商品</w:t>
            </w:r>
            <w:r>
              <w:t>(</w:t>
            </w:r>
            <w:r>
              <w:t>ブレンド品</w:t>
            </w:r>
            <w:r>
              <w:t>)</w:t>
            </w:r>
            <w:r>
              <w:t>と取引先のペア単位に、年間の売上</w:t>
            </w:r>
            <w:r w:rsidR="00B078D9">
              <w:t>予定</w:t>
            </w:r>
            <w:r>
              <w:t>を登録します。また、年間の固定費の予定を登録します。</w:t>
            </w:r>
          </w:p>
        </w:tc>
      </w:tr>
      <w:tr w:rsidR="00434628"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4628" w:rsidRDefault="00434628" w:rsidP="00D751FB">
            <w:pPr>
              <w:jc w:val="center"/>
            </w:pPr>
            <w:r>
              <w:rPr>
                <w:rFonts w:hint="eastAsia"/>
              </w:rPr>
              <w:t>13</w:t>
            </w:r>
          </w:p>
        </w:tc>
        <w:tc>
          <w:tcPr>
            <w:tcW w:w="1843" w:type="dxa"/>
            <w:vMerge/>
          </w:tcPr>
          <w:p w:rsidR="00434628" w:rsidRDefault="00434628" w:rsidP="00B946ED">
            <w:pPr>
              <w:cnfStyle w:val="000000100000" w:firstRow="0" w:lastRow="0" w:firstColumn="0" w:lastColumn="0" w:oddVBand="0" w:evenVBand="0" w:oddHBand="1" w:evenHBand="0" w:firstRowFirstColumn="0" w:firstRowLastColumn="0" w:lastRowFirstColumn="0" w:lastRowLastColumn="0"/>
            </w:pPr>
          </w:p>
        </w:tc>
        <w:tc>
          <w:tcPr>
            <w:tcW w:w="2126" w:type="dxa"/>
          </w:tcPr>
          <w:p w:rsidR="00434628" w:rsidRDefault="00434628" w:rsidP="00B946ED">
            <w:pPr>
              <w:cnfStyle w:val="000000100000" w:firstRow="0" w:lastRow="0" w:firstColumn="0" w:lastColumn="0" w:oddVBand="0" w:evenVBand="0" w:oddHBand="1" w:evenHBand="0" w:firstRowFirstColumn="0" w:firstRowLastColumn="0" w:lastRowFirstColumn="0" w:lastRowLastColumn="0"/>
            </w:pPr>
            <w:r>
              <w:t>実績登録</w:t>
            </w:r>
          </w:p>
        </w:tc>
        <w:tc>
          <w:tcPr>
            <w:tcW w:w="4813" w:type="dxa"/>
          </w:tcPr>
          <w:p w:rsidR="00434628" w:rsidRDefault="007B5930" w:rsidP="001845B0">
            <w:pPr>
              <w:cnfStyle w:val="000000100000" w:firstRow="0" w:lastRow="0" w:firstColumn="0" w:lastColumn="0" w:oddVBand="0" w:evenVBand="0" w:oddHBand="1" w:evenHBand="0" w:firstRowFirstColumn="0" w:firstRowLastColumn="0" w:lastRowFirstColumn="0" w:lastRowLastColumn="0"/>
            </w:pPr>
            <w:r>
              <w:t>商品</w:t>
            </w:r>
            <w:r>
              <w:t>(</w:t>
            </w:r>
            <w:r>
              <w:t>ブレンド品</w:t>
            </w:r>
            <w:r>
              <w:t>)</w:t>
            </w:r>
            <w:r>
              <w:t>と取引先のペア単位に、年間の売上</w:t>
            </w:r>
            <w:r w:rsidR="001845B0">
              <w:t>実績</w:t>
            </w:r>
            <w:r>
              <w:t>を登録します。また、年間の固定費の</w:t>
            </w:r>
            <w:r w:rsidR="001845B0">
              <w:t>実績</w:t>
            </w:r>
            <w:r>
              <w:t>を登録します。</w:t>
            </w:r>
          </w:p>
        </w:tc>
      </w:tr>
      <w:tr w:rsidR="00434628" w:rsidTr="009316DA">
        <w:tc>
          <w:tcPr>
            <w:cnfStyle w:val="001000000000" w:firstRow="0" w:lastRow="0" w:firstColumn="1" w:lastColumn="0" w:oddVBand="0" w:evenVBand="0" w:oddHBand="0" w:evenHBand="0" w:firstRowFirstColumn="0" w:firstRowLastColumn="0" w:lastRowFirstColumn="0" w:lastRowLastColumn="0"/>
            <w:tcW w:w="562" w:type="dxa"/>
          </w:tcPr>
          <w:p w:rsidR="00434628" w:rsidRDefault="00434628" w:rsidP="00D751FB">
            <w:pPr>
              <w:jc w:val="center"/>
            </w:pPr>
            <w:r>
              <w:rPr>
                <w:rFonts w:hint="eastAsia"/>
              </w:rPr>
              <w:t>14</w:t>
            </w:r>
          </w:p>
        </w:tc>
        <w:tc>
          <w:tcPr>
            <w:tcW w:w="1843" w:type="dxa"/>
            <w:vMerge/>
          </w:tcPr>
          <w:p w:rsidR="00434628" w:rsidRDefault="00434628" w:rsidP="00B946ED">
            <w:pPr>
              <w:cnfStyle w:val="000000000000" w:firstRow="0" w:lastRow="0" w:firstColumn="0" w:lastColumn="0" w:oddVBand="0" w:evenVBand="0" w:oddHBand="0" w:evenHBand="0" w:firstRowFirstColumn="0" w:firstRowLastColumn="0" w:lastRowFirstColumn="0" w:lastRowLastColumn="0"/>
            </w:pPr>
          </w:p>
        </w:tc>
        <w:tc>
          <w:tcPr>
            <w:tcW w:w="2126" w:type="dxa"/>
          </w:tcPr>
          <w:p w:rsidR="00434628" w:rsidRDefault="00434628" w:rsidP="00B946ED">
            <w:pPr>
              <w:cnfStyle w:val="000000000000" w:firstRow="0" w:lastRow="0" w:firstColumn="0" w:lastColumn="0" w:oddVBand="0" w:evenVBand="0" w:oddHBand="0" w:evenHBand="0" w:firstRowFirstColumn="0" w:firstRowLastColumn="0" w:lastRowFirstColumn="0" w:lastRowLastColumn="0"/>
            </w:pPr>
            <w:r>
              <w:t>予算実績対比</w:t>
            </w:r>
          </w:p>
        </w:tc>
        <w:tc>
          <w:tcPr>
            <w:tcW w:w="4813" w:type="dxa"/>
          </w:tcPr>
          <w:p w:rsidR="00434628" w:rsidRDefault="00B078D9" w:rsidP="00B946ED">
            <w:pPr>
              <w:cnfStyle w:val="000000000000" w:firstRow="0" w:lastRow="0" w:firstColumn="0" w:lastColumn="0" w:oddVBand="0" w:evenVBand="0" w:oddHBand="0" w:evenHBand="0" w:firstRowFirstColumn="0" w:firstRowLastColumn="0" w:lastRowFirstColumn="0" w:lastRowLastColumn="0"/>
            </w:pPr>
            <w:r>
              <w:t>商品</w:t>
            </w:r>
            <w:r>
              <w:t>(</w:t>
            </w:r>
            <w:r>
              <w:t>ブレンド品</w:t>
            </w:r>
            <w:r>
              <w:t>)</w:t>
            </w:r>
            <w:r>
              <w:t>と取引先のペア単位に、</w:t>
            </w:r>
            <w:r>
              <w:rPr>
                <w:rFonts w:hint="eastAsia"/>
              </w:rPr>
              <w:t>予算値と実績値の対比を行います。</w:t>
            </w:r>
          </w:p>
        </w:tc>
      </w:tr>
      <w:tr w:rsidR="00434628"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4628" w:rsidRDefault="00434628" w:rsidP="00D751FB">
            <w:pPr>
              <w:jc w:val="center"/>
            </w:pPr>
            <w:r>
              <w:rPr>
                <w:rFonts w:hint="eastAsia"/>
              </w:rPr>
              <w:t>15</w:t>
            </w:r>
          </w:p>
        </w:tc>
        <w:tc>
          <w:tcPr>
            <w:tcW w:w="1843" w:type="dxa"/>
            <w:vMerge/>
          </w:tcPr>
          <w:p w:rsidR="00434628" w:rsidRDefault="00434628" w:rsidP="00B946ED">
            <w:pPr>
              <w:cnfStyle w:val="000000100000" w:firstRow="0" w:lastRow="0" w:firstColumn="0" w:lastColumn="0" w:oddVBand="0" w:evenVBand="0" w:oddHBand="1" w:evenHBand="0" w:firstRowFirstColumn="0" w:firstRowLastColumn="0" w:lastRowFirstColumn="0" w:lastRowLastColumn="0"/>
            </w:pPr>
          </w:p>
        </w:tc>
        <w:tc>
          <w:tcPr>
            <w:tcW w:w="2126" w:type="dxa"/>
          </w:tcPr>
          <w:p w:rsidR="00434628" w:rsidRDefault="00434628" w:rsidP="00B946ED">
            <w:pPr>
              <w:cnfStyle w:val="000000100000" w:firstRow="0" w:lastRow="0" w:firstColumn="0" w:lastColumn="0" w:oddVBand="0" w:evenVBand="0" w:oddHBand="1" w:evenHBand="0" w:firstRowFirstColumn="0" w:firstRowLastColumn="0" w:lastRowFirstColumn="0" w:lastRowLastColumn="0"/>
            </w:pPr>
            <w:r>
              <w:t>予算実績集計</w:t>
            </w:r>
          </w:p>
        </w:tc>
        <w:tc>
          <w:tcPr>
            <w:tcW w:w="4813" w:type="dxa"/>
          </w:tcPr>
          <w:p w:rsidR="00434628" w:rsidRDefault="00B078D9" w:rsidP="00B946ED">
            <w:pPr>
              <w:cnfStyle w:val="000000100000" w:firstRow="0" w:lastRow="0" w:firstColumn="0" w:lastColumn="0" w:oddVBand="0" w:evenVBand="0" w:oddHBand="1" w:evenHBand="0" w:firstRowFirstColumn="0" w:firstRowLastColumn="0" w:lastRowFirstColumn="0" w:lastRowLastColumn="0"/>
            </w:pPr>
            <w:r>
              <w:t>予算値と実績値に対して、品種コードまたは取引先コードでの集計を行います。</w:t>
            </w:r>
          </w:p>
        </w:tc>
      </w:tr>
      <w:tr w:rsidR="00434628" w:rsidTr="009316DA">
        <w:tc>
          <w:tcPr>
            <w:cnfStyle w:val="001000000000" w:firstRow="0" w:lastRow="0" w:firstColumn="1" w:lastColumn="0" w:oddVBand="0" w:evenVBand="0" w:oddHBand="0" w:evenHBand="0" w:firstRowFirstColumn="0" w:firstRowLastColumn="0" w:lastRowFirstColumn="0" w:lastRowLastColumn="0"/>
            <w:tcW w:w="562" w:type="dxa"/>
          </w:tcPr>
          <w:p w:rsidR="00434628" w:rsidRDefault="00434628" w:rsidP="00D751FB">
            <w:pPr>
              <w:jc w:val="center"/>
            </w:pPr>
            <w:r>
              <w:rPr>
                <w:rFonts w:hint="eastAsia"/>
              </w:rPr>
              <w:t>16</w:t>
            </w:r>
          </w:p>
        </w:tc>
        <w:tc>
          <w:tcPr>
            <w:tcW w:w="1843" w:type="dxa"/>
            <w:vMerge/>
          </w:tcPr>
          <w:p w:rsidR="00434628" w:rsidRDefault="00434628" w:rsidP="00B946ED">
            <w:pPr>
              <w:cnfStyle w:val="000000000000" w:firstRow="0" w:lastRow="0" w:firstColumn="0" w:lastColumn="0" w:oddVBand="0" w:evenVBand="0" w:oddHBand="0" w:evenHBand="0" w:firstRowFirstColumn="0" w:firstRowLastColumn="0" w:lastRowFirstColumn="0" w:lastRowLastColumn="0"/>
            </w:pPr>
          </w:p>
        </w:tc>
        <w:tc>
          <w:tcPr>
            <w:tcW w:w="2126" w:type="dxa"/>
          </w:tcPr>
          <w:p w:rsidR="00434628" w:rsidRDefault="00434628" w:rsidP="00B946ED">
            <w:pPr>
              <w:cnfStyle w:val="000000000000" w:firstRow="0" w:lastRow="0" w:firstColumn="0" w:lastColumn="0" w:oddVBand="0" w:evenVBand="0" w:oddHBand="0" w:evenHBand="0" w:firstRowFirstColumn="0" w:firstRowLastColumn="0" w:lastRowFirstColumn="0" w:lastRowLastColumn="0"/>
            </w:pPr>
            <w:r>
              <w:t>乖離幅測定</w:t>
            </w:r>
          </w:p>
        </w:tc>
        <w:tc>
          <w:tcPr>
            <w:tcW w:w="4813" w:type="dxa"/>
          </w:tcPr>
          <w:p w:rsidR="00434628" w:rsidRDefault="00B078D9" w:rsidP="00B946ED">
            <w:pPr>
              <w:cnfStyle w:val="000000000000" w:firstRow="0" w:lastRow="0" w:firstColumn="0" w:lastColumn="0" w:oddVBand="0" w:evenVBand="0" w:oddHBand="0" w:evenHBand="0" w:firstRowFirstColumn="0" w:firstRowLastColumn="0" w:lastRowFirstColumn="0" w:lastRowLastColumn="0"/>
            </w:pPr>
            <w:r>
              <w:t>原価計算実績と決算書実績における乖離幅測定を行います。なお、本画面にて決算書実績の登録を行います。</w:t>
            </w:r>
          </w:p>
        </w:tc>
      </w:tr>
    </w:tbl>
    <w:p w:rsidR="00B946ED" w:rsidRDefault="00B946ED" w:rsidP="00B946ED">
      <w:pPr>
        <w:ind w:firstLineChars="100" w:firstLine="210"/>
        <w:rPr>
          <w:lang w:val="x-none"/>
        </w:rPr>
      </w:pPr>
    </w:p>
    <w:p w:rsidR="00F65750" w:rsidRPr="00E84FDB" w:rsidRDefault="00E84FDB" w:rsidP="00E84FDB">
      <w:pPr>
        <w:pStyle w:val="aff6"/>
      </w:pPr>
      <w:r>
        <w:t>導入処理</w:t>
      </w:r>
      <w:r>
        <w:rPr>
          <w:rFonts w:ascii="ＭＳ 明朝" w:eastAsia="ＭＳ 明朝" w:hAnsi="ＭＳ 明朝" w:cs="ＭＳ 明朝" w:hint="eastAsia"/>
        </w:rPr>
        <w:t>‐</w:t>
      </w:r>
      <w:r>
        <w:t>データコピーの実行には注意してください。データコピーを実施すると、原価計算ソフト起動時に入力した年度の予定と実績を削除したうえで、指定年度のデータをコピーします。従って、指定誤りがあると、ある年度のデータがすべて存在しない状態となります。</w:t>
      </w:r>
    </w:p>
    <w:p w:rsidR="00B946ED" w:rsidRDefault="00B946ED" w:rsidP="00B946ED">
      <w:pPr>
        <w:widowControl/>
        <w:adjustRightInd/>
        <w:jc w:val="left"/>
        <w:textAlignment w:val="auto"/>
      </w:pPr>
    </w:p>
    <w:p w:rsidR="0067052C" w:rsidRDefault="0067052C">
      <w:pPr>
        <w:widowControl/>
        <w:adjustRightInd/>
        <w:jc w:val="left"/>
        <w:textAlignment w:val="auto"/>
      </w:pPr>
    </w:p>
    <w:p w:rsidR="0050571B" w:rsidRDefault="0050571B" w:rsidP="0050571B">
      <w:pPr>
        <w:widowControl/>
        <w:adjustRightInd/>
        <w:jc w:val="left"/>
        <w:textAlignment w:val="auto"/>
      </w:pPr>
    </w:p>
    <w:p w:rsidR="0050571B" w:rsidRDefault="0050571B">
      <w:pPr>
        <w:widowControl/>
        <w:adjustRightInd/>
        <w:jc w:val="left"/>
        <w:textAlignment w:val="auto"/>
      </w:pPr>
    </w:p>
    <w:p w:rsidR="004937E2" w:rsidRDefault="004937E2">
      <w:pPr>
        <w:widowControl/>
        <w:adjustRightInd/>
        <w:jc w:val="left"/>
        <w:textAlignment w:val="auto"/>
      </w:pPr>
    </w:p>
    <w:p w:rsidR="000B7E16" w:rsidRDefault="00D95E53" w:rsidP="008737A9">
      <w:r>
        <w:rPr>
          <w:rFonts w:hint="eastAsia"/>
          <w:noProof/>
        </w:rPr>
        <mc:AlternateContent>
          <mc:Choice Requires="wps">
            <w:drawing>
              <wp:anchor distT="0" distB="0" distL="114300" distR="114300" simplePos="0" relativeHeight="251706880" behindDoc="0" locked="0" layoutInCell="1" allowOverlap="1" wp14:anchorId="734B1B5B" wp14:editId="734B1B5C">
                <wp:simplePos x="0" y="0"/>
                <wp:positionH relativeFrom="column">
                  <wp:align>center</wp:align>
                </wp:positionH>
                <wp:positionV relativeFrom="paragraph">
                  <wp:posOffset>1805305</wp:posOffset>
                </wp:positionV>
                <wp:extent cx="4508500" cy="1817370"/>
                <wp:effectExtent l="13335" t="7620" r="12065" b="13335"/>
                <wp:wrapSquare wrapText="bothSides"/>
                <wp:docPr id="4" name="Text Box 2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1817370"/>
                        </a:xfrm>
                        <a:prstGeom prst="rect">
                          <a:avLst/>
                        </a:prstGeom>
                        <a:solidFill>
                          <a:srgbClr val="FFFFFF"/>
                        </a:solidFill>
                        <a:ln w="9525">
                          <a:solidFill>
                            <a:srgbClr val="000000"/>
                          </a:solidFill>
                          <a:miter lim="800000"/>
                          <a:headEnd/>
                          <a:tailEnd/>
                        </a:ln>
                      </wps:spPr>
                      <wps:txbx>
                        <w:txbxContent>
                          <w:p w:rsidR="00C277E4" w:rsidRPr="009F571A" w:rsidRDefault="00C277E4" w:rsidP="008737A9">
                            <w:pPr>
                              <w:pStyle w:val="990"/>
                            </w:pPr>
                          </w:p>
                          <w:p w:rsidR="00C277E4" w:rsidRDefault="00C277E4" w:rsidP="00755338">
                            <w:pPr>
                              <w:pStyle w:val="990"/>
                            </w:pPr>
                            <w:r>
                              <w:rPr>
                                <w:rFonts w:hint="eastAsia"/>
                              </w:rPr>
                              <w:t>浦幌フリーズドライ</w:t>
                            </w:r>
                            <w:r>
                              <w:t>株式会社</w:t>
                            </w:r>
                          </w:p>
                          <w:p w:rsidR="00C277E4" w:rsidRPr="00450CF4" w:rsidRDefault="00C277E4" w:rsidP="00755338">
                            <w:pPr>
                              <w:pStyle w:val="990"/>
                            </w:pPr>
                            <w:r>
                              <w:rPr>
                                <w:rFonts w:hint="eastAsia"/>
                              </w:rPr>
                              <w:t>原価計算ソフト</w:t>
                            </w:r>
                            <w:r>
                              <w:t>導入手順書</w:t>
                            </w:r>
                          </w:p>
                          <w:p w:rsidR="00C277E4" w:rsidRDefault="00C277E4" w:rsidP="008737A9">
                            <w:pPr>
                              <w:pStyle w:val="990"/>
                            </w:pPr>
                          </w:p>
                          <w:p w:rsidR="00C277E4" w:rsidRDefault="00C277E4" w:rsidP="008737A9">
                            <w:pPr>
                              <w:pStyle w:val="990"/>
                            </w:pPr>
                            <w:r>
                              <w:rPr>
                                <w:rFonts w:hint="eastAsia"/>
                              </w:rPr>
                              <w:t>【問い合わせ先】</w:t>
                            </w:r>
                          </w:p>
                          <w:p w:rsidR="00C277E4" w:rsidRDefault="00C277E4" w:rsidP="008737A9">
                            <w:pPr>
                              <w:pStyle w:val="990"/>
                            </w:pPr>
                            <w:r>
                              <w:rPr>
                                <w:rFonts w:hint="eastAsia"/>
                              </w:rPr>
                              <w:t xml:space="preserve">小林　</w:t>
                            </w:r>
                            <w:r>
                              <w:t>敬志</w:t>
                            </w:r>
                          </w:p>
                          <w:p w:rsidR="00C277E4" w:rsidRDefault="00C277E4" w:rsidP="008737A9">
                            <w:pPr>
                              <w:pStyle w:val="990"/>
                            </w:pPr>
                            <w:r>
                              <w:rPr>
                                <w:rFonts w:hint="eastAsia"/>
                              </w:rPr>
                              <w:t>Mail：takashi.kobayashi0419@gmail.com</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57" o:spid="_x0000_s1027" type="#_x0000_t202" style="position:absolute;left:0;text-align:left;margin-left:0;margin-top:142.15pt;width:355pt;height:143.1pt;z-index:251706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">
                <v:textbox inset="5.85pt,.7pt,5.85pt,.7pt">
                  <w:txbxContent>
                    <w:p w:rsidR="00C277E4" w:rsidRPr="009F571A" w:rsidRDefault="00C277E4" w:rsidP="008737A9">
                      <w:pPr>
                        <w:pStyle w:val="990"/>
                      </w:pPr>
                    </w:p>
                    <w:p w:rsidR="00C277E4" w:rsidRDefault="00C277E4" w:rsidP="00755338">
                      <w:pPr>
                        <w:pStyle w:val="990"/>
                      </w:pPr>
                      <w:r>
                        <w:rPr>
                          <w:rFonts w:hint="eastAsia"/>
                        </w:rPr>
                        <w:t>浦幌フリーズドライ</w:t>
                      </w:r>
                      <w:r>
                        <w:t>株式会社</w:t>
                      </w:r>
                    </w:p>
                    <w:p w:rsidR="00C277E4" w:rsidRPr="00450CF4" w:rsidRDefault="00C277E4" w:rsidP="00755338">
                      <w:pPr>
                        <w:pStyle w:val="990"/>
                      </w:pPr>
                      <w:r>
                        <w:rPr>
                          <w:rFonts w:hint="eastAsia"/>
                        </w:rPr>
                        <w:t>原価計算ソフト</w:t>
                      </w:r>
                      <w:r>
                        <w:t>導入手順書</w:t>
                      </w:r>
                    </w:p>
                    <w:p w:rsidR="00C277E4" w:rsidRDefault="00C277E4" w:rsidP="008737A9">
                      <w:pPr>
                        <w:pStyle w:val="990"/>
                      </w:pPr>
                    </w:p>
                    <w:p w:rsidR="00C277E4" w:rsidRDefault="00C277E4" w:rsidP="008737A9">
                      <w:pPr>
                        <w:pStyle w:val="990"/>
                      </w:pPr>
                      <w:r>
                        <w:rPr>
                          <w:rFonts w:hint="eastAsia"/>
                        </w:rPr>
                        <w:t>【問い合わせ先】</w:t>
                      </w:r>
                    </w:p>
                    <w:p w:rsidR="00C277E4" w:rsidRDefault="00C277E4" w:rsidP="008737A9">
                      <w:pPr>
                        <w:pStyle w:val="990"/>
                      </w:pPr>
                      <w:r>
                        <w:rPr>
                          <w:rFonts w:hint="eastAsia"/>
                        </w:rPr>
                        <w:t xml:space="preserve">小林　</w:t>
                      </w:r>
                      <w:r>
                        <w:t>敬志</w:t>
                      </w:r>
                    </w:p>
                    <w:p w:rsidR="00C277E4" w:rsidRDefault="00C277E4" w:rsidP="008737A9">
                      <w:pPr>
                        <w:pStyle w:val="990"/>
                      </w:pPr>
                      <w:r>
                        <w:rPr>
                          <w:rFonts w:hint="eastAsia"/>
                        </w:rPr>
                        <w:t>Mail：takashi.kobayashi0419@gmail.com</w:t>
                      </w:r>
                    </w:p>
                  </w:txbxContent>
                </v:textbox>
                <w10:wrap type="square"/>
              </v:shape>
            </w:pict>
          </mc:Fallback>
        </mc:AlternateContent>
      </w:r>
    </w:p>
    <w:p w:rsidR="00D7587D" w:rsidRDefault="00D7587D"/>
    <w:sectPr w:rsidR="00D7587D" w:rsidSect="00736C69">
      <w:headerReference w:type="default" r:id="rId32"/>
      <w:footerReference w:type="default" r:id="rId33"/>
      <w:pgSz w:w="11906" w:h="16838" w:code="9"/>
      <w:pgMar w:top="1134" w:right="1134" w:bottom="1134" w:left="1418" w:header="851" w:footer="56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328D" w:rsidRDefault="0045328D">
      <w:r>
        <w:separator/>
      </w:r>
    </w:p>
    <w:p w:rsidR="0045328D" w:rsidRDefault="0045328D"/>
    <w:p w:rsidR="0045328D" w:rsidRDefault="0045328D"/>
  </w:endnote>
  <w:endnote w:type="continuationSeparator" w:id="0">
    <w:p w:rsidR="0045328D" w:rsidRDefault="0045328D">
      <w:r>
        <w:continuationSeparator/>
      </w:r>
    </w:p>
    <w:p w:rsidR="0045328D" w:rsidRDefault="0045328D"/>
    <w:p w:rsidR="0045328D" w:rsidRDefault="004532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HG丸ｺﾞｼｯｸM-PRO">
    <w:panose1 w:val="020F0600000000000000"/>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Ｐ明朝">
    <w:panose1 w:val="02020600040205080304"/>
    <w:charset w:val="80"/>
    <w:family w:val="roma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HGP創英角ｺﾞｼｯｸUB">
    <w:panose1 w:val="020B09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ＭＳ@.....">
    <w:altName w:val="ＭＳ 明朝"/>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7E4" w:rsidRDefault="00C277E4" w:rsidP="00904A26">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7E4" w:rsidRDefault="00C277E4" w:rsidP="00116284">
    <w:pPr>
      <w:pStyle w:val="a6"/>
      <w:ind w:left="360"/>
      <w:jc w:val="center"/>
      <w:rPr>
        <w:lang w:eastAsia="ja-JP"/>
      </w:rPr>
    </w:pPr>
    <w:r>
      <w:rPr>
        <w:lang w:eastAsia="ja-JP"/>
      </w:rPr>
      <w:fldChar w:fldCharType="begin"/>
    </w:r>
    <w:r>
      <w:rPr>
        <w:lang w:eastAsia="ja-JP"/>
      </w:rPr>
      <w:instrText>PAGE   \* MERGEFORMAT</w:instrText>
    </w:r>
    <w:r>
      <w:rPr>
        <w:lang w:eastAsia="ja-JP"/>
      </w:rPr>
      <w:fldChar w:fldCharType="separate"/>
    </w:r>
    <w:r w:rsidR="00560083" w:rsidRPr="00560083">
      <w:rPr>
        <w:noProof/>
        <w:lang w:val="ja-JP" w:eastAsia="ja-JP"/>
      </w:rPr>
      <w:t>16</w:t>
    </w:r>
    <w:r>
      <w:rPr>
        <w:lang w:eastAsia="ja-JP"/>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328D" w:rsidRDefault="0045328D">
      <w:r>
        <w:separator/>
      </w:r>
    </w:p>
    <w:p w:rsidR="0045328D" w:rsidRDefault="0045328D"/>
    <w:p w:rsidR="0045328D" w:rsidRDefault="0045328D"/>
  </w:footnote>
  <w:footnote w:type="continuationSeparator" w:id="0">
    <w:p w:rsidR="0045328D" w:rsidRDefault="0045328D">
      <w:r>
        <w:continuationSeparator/>
      </w:r>
    </w:p>
    <w:p w:rsidR="0045328D" w:rsidRDefault="0045328D"/>
    <w:p w:rsidR="0045328D" w:rsidRDefault="0045328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7E4" w:rsidRPr="00D3500A" w:rsidRDefault="00C277E4" w:rsidP="002E7DBD">
    <w:pPr>
      <w:pStyle w:val="a4"/>
      <w:wordWrap w:val="0"/>
      <w:jc w:val="right"/>
      <w:rPr>
        <w:rFonts w:ascii="HG丸ｺﾞｼｯｸM-PRO"/>
        <w:sz w:val="18"/>
        <w:szCs w:val="18"/>
      </w:rPr>
    </w:pPr>
    <w:r>
      <w:rPr>
        <w:rFonts w:hint="eastAsia"/>
        <w:lang w:eastAsia="ja-JP"/>
      </w:rPr>
      <w:t>浦幌フリーズドライ株式会社</w:t>
    </w:r>
    <w:r>
      <w:rPr>
        <w:rFonts w:ascii="HG丸ｺﾞｼｯｸM-PRO" w:hint="eastAsia"/>
        <w:noProof/>
        <w:sz w:val="18"/>
        <w:szCs w:val="18"/>
        <w:lang w:val="en-US" w:eastAsia="ja-JP"/>
      </w:rPr>
      <mc:AlternateContent>
        <mc:Choice Requires="wps">
          <w:drawing>
            <wp:anchor distT="0" distB="0" distL="114300" distR="114300" simplePos="0" relativeHeight="251668992" behindDoc="0" locked="0" layoutInCell="1" allowOverlap="1" wp14:anchorId="734B1B6D" wp14:editId="734B1B6E">
              <wp:simplePos x="0" y="0"/>
              <wp:positionH relativeFrom="column">
                <wp:posOffset>4445</wp:posOffset>
              </wp:positionH>
              <wp:positionV relativeFrom="paragraph">
                <wp:posOffset>164465</wp:posOffset>
              </wp:positionV>
              <wp:extent cx="5943600" cy="0"/>
              <wp:effectExtent l="9525" t="9525" r="9525" b="952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1873BC" id="Line 1" o:spid="_x0000_s1026" style="position:absolute;left:0;text-align:lef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2.95pt" to="468.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" strokeweight="1.5pt"/>
          </w:pict>
        </mc:Fallback>
      </mc:AlternateContent>
    </w:r>
    <w:r w:rsidRPr="00EE569E">
      <w:rPr>
        <w:rFonts w:hint="eastAsia"/>
        <w:lang w:eastAsia="ja-JP"/>
      </w:rPr>
      <w:t xml:space="preserve"> </w:t>
    </w:r>
    <w:r>
      <w:rPr>
        <w:rFonts w:hint="eastAsia"/>
        <w:lang w:eastAsia="ja-JP"/>
      </w:rPr>
      <w:t>原価計算ソフト導入手順書</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7E4" w:rsidRPr="00D3500A" w:rsidRDefault="00C277E4" w:rsidP="002E7DBD">
    <w:pPr>
      <w:pStyle w:val="a4"/>
      <w:wordWrap w:val="0"/>
      <w:jc w:val="right"/>
      <w:rPr>
        <w:rFonts w:ascii="HG丸ｺﾞｼｯｸM-PRO"/>
        <w:sz w:val="18"/>
        <w:szCs w:val="18"/>
      </w:rPr>
    </w:pPr>
    <w:r>
      <w:rPr>
        <w:rFonts w:hint="eastAsia"/>
        <w:lang w:eastAsia="ja-JP"/>
      </w:rPr>
      <w:t>浦幌フリーズドライ株式会社　原価計算ソフト導入手順書</w:t>
    </w:r>
    <w:r>
      <w:rPr>
        <w:rFonts w:ascii="HG丸ｺﾞｼｯｸM-PRO" w:hint="eastAsia"/>
        <w:noProof/>
        <w:sz w:val="18"/>
        <w:szCs w:val="18"/>
        <w:lang w:val="en-US" w:eastAsia="ja-JP"/>
      </w:rPr>
      <mc:AlternateContent>
        <mc:Choice Requires="wps">
          <w:drawing>
            <wp:anchor distT="0" distB="0" distL="114300" distR="114300" simplePos="0" relativeHeight="251658240" behindDoc="0" locked="0" layoutInCell="1" allowOverlap="1" wp14:anchorId="734B1B6F" wp14:editId="734B1B70">
              <wp:simplePos x="0" y="0"/>
              <wp:positionH relativeFrom="column">
                <wp:posOffset>4445</wp:posOffset>
              </wp:positionH>
              <wp:positionV relativeFrom="paragraph">
                <wp:posOffset>164465</wp:posOffset>
              </wp:positionV>
              <wp:extent cx="5943600" cy="0"/>
              <wp:effectExtent l="9525" t="9525" r="9525" b="952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4734392" id="Line 2"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2.95pt" to="468.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4sOGAIAADMEAAAOAAAAZHJzL2Uyb0RvYy54bWysU02P2yAQvVfqf0DcE9tZJ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" strokeweight="1.5pt"/>
          </w:pict>
        </mc:Fallback>
      </mc:AlternateContent>
    </w:r>
    <w:r w:rsidRPr="00D3500A">
      <w:rPr>
        <w:rFonts w:ascii="HG丸ｺﾞｼｯｸM-PRO" w:hint="eastAsia"/>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7pt;height:13.5pt" o:bullet="t">
        <v:imagedata r:id="rId1" o:title=""/>
      </v:shape>
    </w:pict>
  </w:numPicBullet>
  <w:abstractNum w:abstractNumId="0">
    <w:nsid w:val="002535F9"/>
    <w:multiLevelType w:val="hybridMultilevel"/>
    <w:tmpl w:val="93EC588A"/>
    <w:lvl w:ilvl="0" w:tplc="5AD296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12D5016"/>
    <w:multiLevelType w:val="hybridMultilevel"/>
    <w:tmpl w:val="923EF986"/>
    <w:lvl w:ilvl="0" w:tplc="7A7A3AD0">
      <w:start w:val="1"/>
      <w:numFmt w:val="decimal"/>
      <w:lvlText w:val="%1."/>
      <w:lvlJc w:val="left"/>
      <w:pPr>
        <w:ind w:left="601" w:hanging="360"/>
      </w:pPr>
      <w:rPr>
        <w:rFonts w:hint="default"/>
      </w:rPr>
    </w:lvl>
    <w:lvl w:ilvl="1" w:tplc="04090017" w:tentative="1">
      <w:start w:val="1"/>
      <w:numFmt w:val="aiueoFullWidth"/>
      <w:lvlText w:val="(%2)"/>
      <w:lvlJc w:val="left"/>
      <w:pPr>
        <w:ind w:left="1081" w:hanging="420"/>
      </w:pPr>
    </w:lvl>
    <w:lvl w:ilvl="2" w:tplc="04090011" w:tentative="1">
      <w:start w:val="1"/>
      <w:numFmt w:val="decimalEnclosedCircle"/>
      <w:lvlText w:val="%3"/>
      <w:lvlJc w:val="left"/>
      <w:pPr>
        <w:ind w:left="1501" w:hanging="420"/>
      </w:pPr>
    </w:lvl>
    <w:lvl w:ilvl="3" w:tplc="0409000F" w:tentative="1">
      <w:start w:val="1"/>
      <w:numFmt w:val="decimal"/>
      <w:lvlText w:val="%4."/>
      <w:lvlJc w:val="left"/>
      <w:pPr>
        <w:ind w:left="1921" w:hanging="420"/>
      </w:pPr>
    </w:lvl>
    <w:lvl w:ilvl="4" w:tplc="04090017" w:tentative="1">
      <w:start w:val="1"/>
      <w:numFmt w:val="aiueoFullWidth"/>
      <w:lvlText w:val="(%5)"/>
      <w:lvlJc w:val="left"/>
      <w:pPr>
        <w:ind w:left="2341" w:hanging="420"/>
      </w:pPr>
    </w:lvl>
    <w:lvl w:ilvl="5" w:tplc="04090011" w:tentative="1">
      <w:start w:val="1"/>
      <w:numFmt w:val="decimalEnclosedCircle"/>
      <w:lvlText w:val="%6"/>
      <w:lvlJc w:val="left"/>
      <w:pPr>
        <w:ind w:left="2761" w:hanging="420"/>
      </w:pPr>
    </w:lvl>
    <w:lvl w:ilvl="6" w:tplc="0409000F" w:tentative="1">
      <w:start w:val="1"/>
      <w:numFmt w:val="decimal"/>
      <w:lvlText w:val="%7."/>
      <w:lvlJc w:val="left"/>
      <w:pPr>
        <w:ind w:left="3181" w:hanging="420"/>
      </w:pPr>
    </w:lvl>
    <w:lvl w:ilvl="7" w:tplc="04090017" w:tentative="1">
      <w:start w:val="1"/>
      <w:numFmt w:val="aiueoFullWidth"/>
      <w:lvlText w:val="(%8)"/>
      <w:lvlJc w:val="left"/>
      <w:pPr>
        <w:ind w:left="3601" w:hanging="420"/>
      </w:pPr>
    </w:lvl>
    <w:lvl w:ilvl="8" w:tplc="04090011" w:tentative="1">
      <w:start w:val="1"/>
      <w:numFmt w:val="decimalEnclosedCircle"/>
      <w:lvlText w:val="%9"/>
      <w:lvlJc w:val="left"/>
      <w:pPr>
        <w:ind w:left="4021" w:hanging="420"/>
      </w:pPr>
    </w:lvl>
  </w:abstractNum>
  <w:abstractNum w:abstractNumId="2">
    <w:nsid w:val="01B52B25"/>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30B61DD"/>
    <w:multiLevelType w:val="hybridMultilevel"/>
    <w:tmpl w:val="5C84863E"/>
    <w:lvl w:ilvl="0" w:tplc="5002E6B4">
      <w:start w:val="1"/>
      <w:numFmt w:val="decimal"/>
      <w:lvlText w:val="(%1)"/>
      <w:lvlJc w:val="left"/>
      <w:pPr>
        <w:ind w:left="360" w:hanging="360"/>
      </w:pPr>
      <w:rPr>
        <w:rFonts w:hint="default"/>
      </w:rPr>
    </w:lvl>
    <w:lvl w:ilvl="1" w:tplc="961674A4">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034C231E"/>
    <w:multiLevelType w:val="hybridMultilevel"/>
    <w:tmpl w:val="A696777E"/>
    <w:lvl w:ilvl="0" w:tplc="2C8EC1CE">
      <w:start w:val="1"/>
      <w:numFmt w:val="decimalFullWidth"/>
      <w:lvlText w:val="%1．"/>
      <w:lvlJc w:val="left"/>
      <w:pPr>
        <w:ind w:left="1470" w:hanging="420"/>
      </w:pPr>
      <w:rPr>
        <w:rFonts w:hint="default"/>
      </w:rPr>
    </w:lvl>
    <w:lvl w:ilvl="1" w:tplc="04090017" w:tentative="1">
      <w:start w:val="1"/>
      <w:numFmt w:val="aiueoFullWidth"/>
      <w:lvlText w:val="(%2)"/>
      <w:lvlJc w:val="left"/>
      <w:pPr>
        <w:ind w:left="1890" w:hanging="420"/>
      </w:pPr>
    </w:lvl>
    <w:lvl w:ilvl="2" w:tplc="04090011" w:tentative="1">
      <w:start w:val="1"/>
      <w:numFmt w:val="decimalEnclosedCircle"/>
      <w:lvlText w:val="%3"/>
      <w:lvlJc w:val="left"/>
      <w:pPr>
        <w:ind w:left="2310" w:hanging="420"/>
      </w:pPr>
    </w:lvl>
    <w:lvl w:ilvl="3" w:tplc="0409000F" w:tentative="1">
      <w:start w:val="1"/>
      <w:numFmt w:val="decimal"/>
      <w:lvlText w:val="%4."/>
      <w:lvlJc w:val="left"/>
      <w:pPr>
        <w:ind w:left="2730" w:hanging="420"/>
      </w:pPr>
    </w:lvl>
    <w:lvl w:ilvl="4" w:tplc="04090017" w:tentative="1">
      <w:start w:val="1"/>
      <w:numFmt w:val="aiueoFullWidth"/>
      <w:lvlText w:val="(%5)"/>
      <w:lvlJc w:val="left"/>
      <w:pPr>
        <w:ind w:left="3150" w:hanging="420"/>
      </w:pPr>
    </w:lvl>
    <w:lvl w:ilvl="5" w:tplc="04090011" w:tentative="1">
      <w:start w:val="1"/>
      <w:numFmt w:val="decimalEnclosedCircle"/>
      <w:lvlText w:val="%6"/>
      <w:lvlJc w:val="left"/>
      <w:pPr>
        <w:ind w:left="3570" w:hanging="420"/>
      </w:pPr>
    </w:lvl>
    <w:lvl w:ilvl="6" w:tplc="0409000F" w:tentative="1">
      <w:start w:val="1"/>
      <w:numFmt w:val="decimal"/>
      <w:lvlText w:val="%7."/>
      <w:lvlJc w:val="left"/>
      <w:pPr>
        <w:ind w:left="3990" w:hanging="420"/>
      </w:pPr>
    </w:lvl>
    <w:lvl w:ilvl="7" w:tplc="04090017" w:tentative="1">
      <w:start w:val="1"/>
      <w:numFmt w:val="aiueoFullWidth"/>
      <w:lvlText w:val="(%8)"/>
      <w:lvlJc w:val="left"/>
      <w:pPr>
        <w:ind w:left="4410" w:hanging="420"/>
      </w:pPr>
    </w:lvl>
    <w:lvl w:ilvl="8" w:tplc="04090011" w:tentative="1">
      <w:start w:val="1"/>
      <w:numFmt w:val="decimalEnclosedCircle"/>
      <w:lvlText w:val="%9"/>
      <w:lvlJc w:val="left"/>
      <w:pPr>
        <w:ind w:left="4830" w:hanging="420"/>
      </w:pPr>
    </w:lvl>
  </w:abstractNum>
  <w:abstractNum w:abstractNumId="5">
    <w:nsid w:val="03D36583"/>
    <w:multiLevelType w:val="hybridMultilevel"/>
    <w:tmpl w:val="34F04870"/>
    <w:lvl w:ilvl="0" w:tplc="5002E6B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0627377F"/>
    <w:multiLevelType w:val="hybridMultilevel"/>
    <w:tmpl w:val="FBDA8B3C"/>
    <w:lvl w:ilvl="0" w:tplc="531A5B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08334916"/>
    <w:multiLevelType w:val="hybridMultilevel"/>
    <w:tmpl w:val="20D264DA"/>
    <w:lvl w:ilvl="0" w:tplc="9B7C59A2">
      <w:start w:val="1"/>
      <w:numFmt w:val="bullet"/>
      <w:pStyle w:val="11"/>
      <w:lvlText w:val="●"/>
      <w:lvlJc w:val="left"/>
      <w:pPr>
        <w:ind w:left="620" w:hanging="420"/>
      </w:pPr>
      <w:rPr>
        <w:rFonts w:ascii="ＭＳ Ｐゴシック" w:eastAsia="ＭＳ Ｐゴシック" w:hAnsi="ＭＳ Ｐゴシック" w:hint="eastAsia"/>
        <w:color w:val="3333FF"/>
        <w:sz w:val="18"/>
        <w:lang w:val="en-US"/>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nsid w:val="0B6A1529"/>
    <w:multiLevelType w:val="hybridMultilevel"/>
    <w:tmpl w:val="B44C682C"/>
    <w:lvl w:ilvl="0" w:tplc="97BA4970">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9">
    <w:nsid w:val="12127331"/>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5255EED"/>
    <w:multiLevelType w:val="hybridMultilevel"/>
    <w:tmpl w:val="536A9234"/>
    <w:lvl w:ilvl="0" w:tplc="FDB0DCE8">
      <w:start w:val="3"/>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9EA6AB7"/>
    <w:multiLevelType w:val="hybridMultilevel"/>
    <w:tmpl w:val="BA6EA6E4"/>
    <w:lvl w:ilvl="0" w:tplc="04090011">
      <w:start w:val="1"/>
      <w:numFmt w:val="decimalEnclosedCircle"/>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AE87563"/>
    <w:multiLevelType w:val="multilevel"/>
    <w:tmpl w:val="30D254A0"/>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1C2279FA"/>
    <w:multiLevelType w:val="hybridMultilevel"/>
    <w:tmpl w:val="7682D70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14">
    <w:nsid w:val="1C256C60"/>
    <w:multiLevelType w:val="hybridMultilevel"/>
    <w:tmpl w:val="1D6E756C"/>
    <w:lvl w:ilvl="0" w:tplc="F5845BBE">
      <w:start w:val="6"/>
      <w:numFmt w:val="decimalFullWidth"/>
      <w:lvlText w:val="（%1）"/>
      <w:lvlJc w:val="left"/>
      <w:pPr>
        <w:ind w:left="930" w:hanging="7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nsid w:val="1E2C43B9"/>
    <w:multiLevelType w:val="hybridMultilevel"/>
    <w:tmpl w:val="89EA3FEE"/>
    <w:lvl w:ilvl="0" w:tplc="9392D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20021E3B"/>
    <w:multiLevelType w:val="hybridMultilevel"/>
    <w:tmpl w:val="47F86774"/>
    <w:lvl w:ilvl="0" w:tplc="9774AB90">
      <w:start w:val="1"/>
      <w:numFmt w:val="bullet"/>
      <w:lvlText w:val="-"/>
      <w:lvlJc w:val="left"/>
      <w:pPr>
        <w:ind w:left="360" w:hanging="360"/>
      </w:pPr>
      <w:rPr>
        <w:rFonts w:ascii="Century" w:eastAsia="HG丸ｺﾞｼｯｸM-PRO"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235B186D"/>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24D66CC3"/>
    <w:multiLevelType w:val="hybridMultilevel"/>
    <w:tmpl w:val="0BEC9950"/>
    <w:lvl w:ilvl="0" w:tplc="B8DA3944">
      <w:start w:val="1"/>
      <w:numFmt w:val="decimalFullWidth"/>
      <w:pStyle w:val="1"/>
      <w:lvlText w:val="%1）"/>
      <w:lvlJc w:val="left"/>
      <w:pPr>
        <w:ind w:left="420" w:hanging="420"/>
      </w:pPr>
      <w:rPr>
        <w:rFonts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7">
      <w:start w:val="1"/>
      <w:numFmt w:val="decimalEnclosedCircle"/>
      <w:lvlText w:val="%2"/>
      <w:lvlJc w:val="left"/>
      <w:pPr>
        <w:ind w:left="880" w:hanging="360"/>
      </w:pPr>
      <w:rPr>
        <w:rFonts w:hint="default"/>
      </w:rPr>
    </w:lvl>
    <w:lvl w:ilvl="2" w:tplc="04090011">
      <w:start w:val="1"/>
      <w:numFmt w:val="decimalEnclosedCircle"/>
      <w:lvlText w:val="%3"/>
      <w:lvlJc w:val="left"/>
      <w:pPr>
        <w:ind w:left="818" w:hanging="360"/>
      </w:pPr>
      <w:rPr>
        <w:rFonts w:hint="default"/>
      </w:r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9">
    <w:nsid w:val="254465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25491402"/>
    <w:multiLevelType w:val="hybridMultilevel"/>
    <w:tmpl w:val="6D7496E4"/>
    <w:lvl w:ilvl="0" w:tplc="2C1ED308">
      <w:start w:val="1"/>
      <w:numFmt w:val="decimalFullWidth"/>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1">
    <w:nsid w:val="28D945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2C417861"/>
    <w:multiLevelType w:val="multilevel"/>
    <w:tmpl w:val="99061978"/>
    <w:lvl w:ilvl="0">
      <w:start w:val="1"/>
      <w:numFmt w:val="decimalFullWidth"/>
      <w:pStyle w:val="4"/>
      <w:lvlText w:val="%1）"/>
      <w:lvlJc w:val="left"/>
      <w:pPr>
        <w:ind w:left="630" w:hanging="420"/>
      </w:pPr>
      <w:rPr>
        <w:rFonts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3">
    <w:nsid w:val="2F074C67"/>
    <w:multiLevelType w:val="hybridMultilevel"/>
    <w:tmpl w:val="9808F6AA"/>
    <w:lvl w:ilvl="0" w:tplc="203C2046">
      <w:start w:val="1"/>
      <w:numFmt w:val="decimalEnclosedCircle"/>
      <w:lvlText w:val="%1"/>
      <w:lvlJc w:val="left"/>
      <w:pPr>
        <w:ind w:left="570" w:hanging="57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32052F1F"/>
    <w:multiLevelType w:val="hybridMultilevel"/>
    <w:tmpl w:val="D0E0C07E"/>
    <w:lvl w:ilvl="0" w:tplc="9B0C957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33226BDD"/>
    <w:multiLevelType w:val="hybridMultilevel"/>
    <w:tmpl w:val="70CA5448"/>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34F55D72"/>
    <w:multiLevelType w:val="hybridMultilevel"/>
    <w:tmpl w:val="49CED14E"/>
    <w:lvl w:ilvl="0" w:tplc="1A5A55CC">
      <w:start w:val="1"/>
      <w:numFmt w:val="bullet"/>
      <w:lvlText w:val="•"/>
      <w:lvlJc w:val="left"/>
      <w:pPr>
        <w:tabs>
          <w:tab w:val="num" w:pos="720"/>
        </w:tabs>
        <w:ind w:left="720" w:hanging="360"/>
      </w:pPr>
      <w:rPr>
        <w:rFonts w:ascii="ＭＳ Ｐゴシック" w:hAnsi="ＭＳ Ｐゴシック" w:hint="default"/>
      </w:rPr>
    </w:lvl>
    <w:lvl w:ilvl="1" w:tplc="F7EA93D8">
      <w:start w:val="4933"/>
      <w:numFmt w:val="bullet"/>
      <w:lvlText w:val="•"/>
      <w:lvlJc w:val="left"/>
      <w:pPr>
        <w:tabs>
          <w:tab w:val="num" w:pos="1440"/>
        </w:tabs>
        <w:ind w:left="1440" w:hanging="360"/>
      </w:pPr>
      <w:rPr>
        <w:rFonts w:ascii="ＭＳ Ｐゴシック" w:hAnsi="ＭＳ Ｐゴシック" w:hint="default"/>
      </w:rPr>
    </w:lvl>
    <w:lvl w:ilvl="2" w:tplc="379CCED2" w:tentative="1">
      <w:start w:val="1"/>
      <w:numFmt w:val="bullet"/>
      <w:lvlText w:val="•"/>
      <w:lvlJc w:val="left"/>
      <w:pPr>
        <w:tabs>
          <w:tab w:val="num" w:pos="2160"/>
        </w:tabs>
        <w:ind w:left="2160" w:hanging="360"/>
      </w:pPr>
      <w:rPr>
        <w:rFonts w:ascii="ＭＳ Ｐゴシック" w:hAnsi="ＭＳ Ｐゴシック" w:hint="default"/>
      </w:rPr>
    </w:lvl>
    <w:lvl w:ilvl="3" w:tplc="080025C2" w:tentative="1">
      <w:start w:val="1"/>
      <w:numFmt w:val="bullet"/>
      <w:lvlText w:val="•"/>
      <w:lvlJc w:val="left"/>
      <w:pPr>
        <w:tabs>
          <w:tab w:val="num" w:pos="2880"/>
        </w:tabs>
        <w:ind w:left="2880" w:hanging="360"/>
      </w:pPr>
      <w:rPr>
        <w:rFonts w:ascii="ＭＳ Ｐゴシック" w:hAnsi="ＭＳ Ｐゴシック" w:hint="default"/>
      </w:rPr>
    </w:lvl>
    <w:lvl w:ilvl="4" w:tplc="F8BE5464" w:tentative="1">
      <w:start w:val="1"/>
      <w:numFmt w:val="bullet"/>
      <w:lvlText w:val="•"/>
      <w:lvlJc w:val="left"/>
      <w:pPr>
        <w:tabs>
          <w:tab w:val="num" w:pos="3600"/>
        </w:tabs>
        <w:ind w:left="3600" w:hanging="360"/>
      </w:pPr>
      <w:rPr>
        <w:rFonts w:ascii="ＭＳ Ｐゴシック" w:hAnsi="ＭＳ Ｐゴシック" w:hint="default"/>
      </w:rPr>
    </w:lvl>
    <w:lvl w:ilvl="5" w:tplc="0422D8E4" w:tentative="1">
      <w:start w:val="1"/>
      <w:numFmt w:val="bullet"/>
      <w:lvlText w:val="•"/>
      <w:lvlJc w:val="left"/>
      <w:pPr>
        <w:tabs>
          <w:tab w:val="num" w:pos="4320"/>
        </w:tabs>
        <w:ind w:left="4320" w:hanging="360"/>
      </w:pPr>
      <w:rPr>
        <w:rFonts w:ascii="ＭＳ Ｐゴシック" w:hAnsi="ＭＳ Ｐゴシック" w:hint="default"/>
      </w:rPr>
    </w:lvl>
    <w:lvl w:ilvl="6" w:tplc="412811AA" w:tentative="1">
      <w:start w:val="1"/>
      <w:numFmt w:val="bullet"/>
      <w:lvlText w:val="•"/>
      <w:lvlJc w:val="left"/>
      <w:pPr>
        <w:tabs>
          <w:tab w:val="num" w:pos="5040"/>
        </w:tabs>
        <w:ind w:left="5040" w:hanging="360"/>
      </w:pPr>
      <w:rPr>
        <w:rFonts w:ascii="ＭＳ Ｐゴシック" w:hAnsi="ＭＳ Ｐゴシック" w:hint="default"/>
      </w:rPr>
    </w:lvl>
    <w:lvl w:ilvl="7" w:tplc="03E49C88" w:tentative="1">
      <w:start w:val="1"/>
      <w:numFmt w:val="bullet"/>
      <w:lvlText w:val="•"/>
      <w:lvlJc w:val="left"/>
      <w:pPr>
        <w:tabs>
          <w:tab w:val="num" w:pos="5760"/>
        </w:tabs>
        <w:ind w:left="5760" w:hanging="360"/>
      </w:pPr>
      <w:rPr>
        <w:rFonts w:ascii="ＭＳ Ｐゴシック" w:hAnsi="ＭＳ Ｐゴシック" w:hint="default"/>
      </w:rPr>
    </w:lvl>
    <w:lvl w:ilvl="8" w:tplc="AA7247C0"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27">
    <w:nsid w:val="36F1053D"/>
    <w:multiLevelType w:val="hybridMultilevel"/>
    <w:tmpl w:val="30BA9602"/>
    <w:lvl w:ilvl="0" w:tplc="04090003">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8">
    <w:nsid w:val="3754479D"/>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378F1B86"/>
    <w:multiLevelType w:val="hybridMultilevel"/>
    <w:tmpl w:val="312EFE7C"/>
    <w:lvl w:ilvl="0" w:tplc="C422ECF6">
      <w:start w:val="1"/>
      <w:numFmt w:val="decimalEnclosedCircle"/>
      <w:lvlText w:val="%1"/>
      <w:lvlJc w:val="left"/>
      <w:pPr>
        <w:ind w:left="735" w:hanging="735"/>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EFD7E92"/>
    <w:multiLevelType w:val="hybridMultilevel"/>
    <w:tmpl w:val="8F4005CE"/>
    <w:lvl w:ilvl="0" w:tplc="1E76083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3AE05C3"/>
    <w:multiLevelType w:val="hybridMultilevel"/>
    <w:tmpl w:val="E260394A"/>
    <w:lvl w:ilvl="0" w:tplc="B0CAAA56">
      <w:numFmt w:val="bullet"/>
      <w:lvlText w:val="・"/>
      <w:lvlJc w:val="left"/>
      <w:pPr>
        <w:ind w:left="571" w:hanging="360"/>
      </w:pPr>
      <w:rPr>
        <w:rFonts w:ascii="HG丸ｺﾞｼｯｸM-PRO" w:eastAsia="HG丸ｺﾞｼｯｸM-PRO" w:hAnsi="HG丸ｺﾞｼｯｸM-PRO" w:cs="Times New Roman"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32">
    <w:nsid w:val="5A5F3092"/>
    <w:multiLevelType w:val="hybridMultilevel"/>
    <w:tmpl w:val="D372338C"/>
    <w:lvl w:ilvl="0" w:tplc="496065E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5AE36CD2"/>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5D0673DD"/>
    <w:multiLevelType w:val="hybridMultilevel"/>
    <w:tmpl w:val="C0A02E00"/>
    <w:lvl w:ilvl="0" w:tplc="7A2A248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5D317786"/>
    <w:multiLevelType w:val="hybridMultilevel"/>
    <w:tmpl w:val="5D04EB0C"/>
    <w:lvl w:ilvl="0" w:tplc="5002E6B4">
      <w:start w:val="1"/>
      <w:numFmt w:val="decimal"/>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6">
    <w:nsid w:val="63C83A15"/>
    <w:multiLevelType w:val="hybridMultilevel"/>
    <w:tmpl w:val="CA4C5C48"/>
    <w:lvl w:ilvl="0" w:tplc="9116777A">
      <w:start w:val="1"/>
      <w:numFmt w:val="bullet"/>
      <w:pStyle w:val="10"/>
      <w:lvlText w:val="◆"/>
      <w:lvlJc w:val="left"/>
      <w:pPr>
        <w:ind w:left="-420" w:hanging="420"/>
      </w:pPr>
      <w:rPr>
        <w:rFonts w:ascii="ＭＳ Ｐゴシック" w:eastAsia="ＭＳ Ｐゴシック" w:hAnsi="ＭＳ Ｐゴシック" w:hint="eastAsia"/>
        <w:color w:val="C30000"/>
        <w:sz w:val="18"/>
      </w:rPr>
    </w:lvl>
    <w:lvl w:ilvl="1" w:tplc="0409000B" w:tentative="1">
      <w:start w:val="1"/>
      <w:numFmt w:val="bullet"/>
      <w:lvlText w:val=""/>
      <w:lvlJc w:val="left"/>
      <w:pPr>
        <w:ind w:left="0" w:hanging="420"/>
      </w:pPr>
      <w:rPr>
        <w:rFonts w:ascii="Wingdings" w:hAnsi="Wingdings" w:hint="default"/>
      </w:rPr>
    </w:lvl>
    <w:lvl w:ilvl="2" w:tplc="0409000D" w:tentative="1">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840" w:hanging="420"/>
      </w:pPr>
      <w:rPr>
        <w:rFonts w:ascii="Wingdings" w:hAnsi="Wingdings" w:hint="default"/>
      </w:rPr>
    </w:lvl>
    <w:lvl w:ilvl="4" w:tplc="0409000B" w:tentative="1">
      <w:start w:val="1"/>
      <w:numFmt w:val="bullet"/>
      <w:lvlText w:val=""/>
      <w:lvlJc w:val="left"/>
      <w:pPr>
        <w:ind w:left="1260" w:hanging="420"/>
      </w:pPr>
      <w:rPr>
        <w:rFonts w:ascii="Wingdings" w:hAnsi="Wingdings" w:hint="default"/>
      </w:rPr>
    </w:lvl>
    <w:lvl w:ilvl="5" w:tplc="0409000D" w:tentative="1">
      <w:start w:val="1"/>
      <w:numFmt w:val="bullet"/>
      <w:lvlText w:val=""/>
      <w:lvlJc w:val="left"/>
      <w:pPr>
        <w:ind w:left="1680" w:hanging="420"/>
      </w:pPr>
      <w:rPr>
        <w:rFonts w:ascii="Wingdings" w:hAnsi="Wingdings" w:hint="default"/>
      </w:rPr>
    </w:lvl>
    <w:lvl w:ilvl="6" w:tplc="04090001" w:tentative="1">
      <w:start w:val="1"/>
      <w:numFmt w:val="bullet"/>
      <w:lvlText w:val=""/>
      <w:lvlJc w:val="left"/>
      <w:pPr>
        <w:ind w:left="2100" w:hanging="420"/>
      </w:pPr>
      <w:rPr>
        <w:rFonts w:ascii="Wingdings" w:hAnsi="Wingdings" w:hint="default"/>
      </w:rPr>
    </w:lvl>
    <w:lvl w:ilvl="7" w:tplc="0409000B" w:tentative="1">
      <w:start w:val="1"/>
      <w:numFmt w:val="bullet"/>
      <w:lvlText w:val=""/>
      <w:lvlJc w:val="left"/>
      <w:pPr>
        <w:ind w:left="2520" w:hanging="420"/>
      </w:pPr>
      <w:rPr>
        <w:rFonts w:ascii="Wingdings" w:hAnsi="Wingdings" w:hint="default"/>
      </w:rPr>
    </w:lvl>
    <w:lvl w:ilvl="8" w:tplc="0409000D" w:tentative="1">
      <w:start w:val="1"/>
      <w:numFmt w:val="bullet"/>
      <w:lvlText w:val=""/>
      <w:lvlJc w:val="left"/>
      <w:pPr>
        <w:ind w:left="2940" w:hanging="420"/>
      </w:pPr>
      <w:rPr>
        <w:rFonts w:ascii="Wingdings" w:hAnsi="Wingdings" w:hint="default"/>
      </w:rPr>
    </w:lvl>
  </w:abstractNum>
  <w:abstractNum w:abstractNumId="37">
    <w:nsid w:val="64376B94"/>
    <w:multiLevelType w:val="hybridMultilevel"/>
    <w:tmpl w:val="A37E893C"/>
    <w:lvl w:ilvl="0" w:tplc="1A5220D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65F36A99"/>
    <w:multiLevelType w:val="multilevel"/>
    <w:tmpl w:val="72A23FB8"/>
    <w:lvl w:ilvl="0">
      <w:start w:val="1"/>
      <w:numFmt w:val="decimalFullWidth"/>
      <w:pStyle w:val="20"/>
      <w:lvlText w:val="%1）"/>
      <w:lvlJc w:val="left"/>
      <w:pPr>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39">
    <w:nsid w:val="6C4866B0"/>
    <w:multiLevelType w:val="hybridMultilevel"/>
    <w:tmpl w:val="87FE9524"/>
    <w:lvl w:ilvl="0" w:tplc="1C8CAD48">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40">
    <w:nsid w:val="71D5444F"/>
    <w:multiLevelType w:val="hybridMultilevel"/>
    <w:tmpl w:val="3F2A7A3A"/>
    <w:lvl w:ilvl="0" w:tplc="5002E6B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776F2ACF"/>
    <w:multiLevelType w:val="hybridMultilevel"/>
    <w:tmpl w:val="8A1AA688"/>
    <w:lvl w:ilvl="0" w:tplc="4C34CD22">
      <w:start w:val="1"/>
      <w:numFmt w:val="bullet"/>
      <w:pStyle w:val="06"/>
      <w:lvlText w:val="◆"/>
      <w:lvlJc w:val="left"/>
      <w:pPr>
        <w:tabs>
          <w:tab w:val="num" w:pos="3629"/>
        </w:tabs>
        <w:ind w:left="3629" w:hanging="227"/>
      </w:pPr>
      <w:rPr>
        <w:rFonts w:ascii="ＭＳ Ｐゴシック" w:eastAsia="ＭＳ Ｐゴシック" w:hAnsi="ＭＳ Ｐゴシック" w:hint="eastAsia"/>
        <w:color w:val="C30000"/>
        <w:sz w:val="18"/>
        <w:lang w:val="en-US"/>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2">
    <w:nsid w:val="78970474"/>
    <w:multiLevelType w:val="hybridMultilevel"/>
    <w:tmpl w:val="57B41E90"/>
    <w:lvl w:ilvl="0" w:tplc="BB6A4CD0">
      <w:start w:val="1"/>
      <w:numFmt w:val="decimalEnclosedCircle"/>
      <w:lvlText w:val="%1"/>
      <w:lvlJc w:val="left"/>
      <w:pPr>
        <w:ind w:left="450" w:hanging="360"/>
      </w:pPr>
      <w:rPr>
        <w:rFonts w:hint="default"/>
      </w:rPr>
    </w:lvl>
    <w:lvl w:ilvl="1" w:tplc="04090017" w:tentative="1">
      <w:start w:val="1"/>
      <w:numFmt w:val="aiueoFullWidth"/>
      <w:lvlText w:val="(%2)"/>
      <w:lvlJc w:val="left"/>
      <w:pPr>
        <w:ind w:left="930" w:hanging="420"/>
      </w:pPr>
    </w:lvl>
    <w:lvl w:ilvl="2" w:tplc="04090011" w:tentative="1">
      <w:start w:val="1"/>
      <w:numFmt w:val="decimalEnclosedCircle"/>
      <w:lvlText w:val="%3"/>
      <w:lvlJc w:val="left"/>
      <w:pPr>
        <w:ind w:left="1350" w:hanging="420"/>
      </w:pPr>
    </w:lvl>
    <w:lvl w:ilvl="3" w:tplc="0409000F" w:tentative="1">
      <w:start w:val="1"/>
      <w:numFmt w:val="decimal"/>
      <w:lvlText w:val="%4."/>
      <w:lvlJc w:val="left"/>
      <w:pPr>
        <w:ind w:left="1770" w:hanging="420"/>
      </w:pPr>
    </w:lvl>
    <w:lvl w:ilvl="4" w:tplc="04090017" w:tentative="1">
      <w:start w:val="1"/>
      <w:numFmt w:val="aiueoFullWidth"/>
      <w:lvlText w:val="(%5)"/>
      <w:lvlJc w:val="left"/>
      <w:pPr>
        <w:ind w:left="2190" w:hanging="420"/>
      </w:pPr>
    </w:lvl>
    <w:lvl w:ilvl="5" w:tplc="04090011" w:tentative="1">
      <w:start w:val="1"/>
      <w:numFmt w:val="decimalEnclosedCircle"/>
      <w:lvlText w:val="%6"/>
      <w:lvlJc w:val="left"/>
      <w:pPr>
        <w:ind w:left="2610" w:hanging="420"/>
      </w:pPr>
    </w:lvl>
    <w:lvl w:ilvl="6" w:tplc="0409000F" w:tentative="1">
      <w:start w:val="1"/>
      <w:numFmt w:val="decimal"/>
      <w:lvlText w:val="%7."/>
      <w:lvlJc w:val="left"/>
      <w:pPr>
        <w:ind w:left="3030" w:hanging="420"/>
      </w:pPr>
    </w:lvl>
    <w:lvl w:ilvl="7" w:tplc="04090017" w:tentative="1">
      <w:start w:val="1"/>
      <w:numFmt w:val="aiueoFullWidth"/>
      <w:lvlText w:val="(%8)"/>
      <w:lvlJc w:val="left"/>
      <w:pPr>
        <w:ind w:left="3450" w:hanging="420"/>
      </w:pPr>
    </w:lvl>
    <w:lvl w:ilvl="8" w:tplc="04090011" w:tentative="1">
      <w:start w:val="1"/>
      <w:numFmt w:val="decimalEnclosedCircle"/>
      <w:lvlText w:val="%9"/>
      <w:lvlJc w:val="left"/>
      <w:pPr>
        <w:ind w:left="3870" w:hanging="420"/>
      </w:pPr>
    </w:lvl>
  </w:abstractNum>
  <w:abstractNum w:abstractNumId="43">
    <w:nsid w:val="7955724C"/>
    <w:multiLevelType w:val="hybridMultilevel"/>
    <w:tmpl w:val="9F2AA328"/>
    <w:lvl w:ilvl="0" w:tplc="8520846C">
      <w:start w:val="1"/>
      <w:numFmt w:val="decimal"/>
      <w:lvlText w:val="(%1)"/>
      <w:lvlJc w:val="left"/>
      <w:pPr>
        <w:ind w:left="960" w:hanging="375"/>
      </w:pPr>
      <w:rPr>
        <w:rFonts w:hint="default"/>
      </w:rPr>
    </w:lvl>
    <w:lvl w:ilvl="1" w:tplc="04090017" w:tentative="1">
      <w:start w:val="1"/>
      <w:numFmt w:val="aiueoFullWidth"/>
      <w:lvlText w:val="(%2)"/>
      <w:lvlJc w:val="left"/>
      <w:pPr>
        <w:ind w:left="1425" w:hanging="420"/>
      </w:pPr>
    </w:lvl>
    <w:lvl w:ilvl="2" w:tplc="04090011" w:tentative="1">
      <w:start w:val="1"/>
      <w:numFmt w:val="decimalEnclosedCircle"/>
      <w:lvlText w:val="%3"/>
      <w:lvlJc w:val="left"/>
      <w:pPr>
        <w:ind w:left="1845" w:hanging="420"/>
      </w:pPr>
    </w:lvl>
    <w:lvl w:ilvl="3" w:tplc="0409000F" w:tentative="1">
      <w:start w:val="1"/>
      <w:numFmt w:val="decimal"/>
      <w:lvlText w:val="%4."/>
      <w:lvlJc w:val="left"/>
      <w:pPr>
        <w:ind w:left="2265" w:hanging="420"/>
      </w:pPr>
    </w:lvl>
    <w:lvl w:ilvl="4" w:tplc="04090017" w:tentative="1">
      <w:start w:val="1"/>
      <w:numFmt w:val="aiueoFullWidth"/>
      <w:lvlText w:val="(%5)"/>
      <w:lvlJc w:val="left"/>
      <w:pPr>
        <w:ind w:left="2685" w:hanging="420"/>
      </w:pPr>
    </w:lvl>
    <w:lvl w:ilvl="5" w:tplc="04090011" w:tentative="1">
      <w:start w:val="1"/>
      <w:numFmt w:val="decimalEnclosedCircle"/>
      <w:lvlText w:val="%6"/>
      <w:lvlJc w:val="left"/>
      <w:pPr>
        <w:ind w:left="3105" w:hanging="420"/>
      </w:pPr>
    </w:lvl>
    <w:lvl w:ilvl="6" w:tplc="0409000F" w:tentative="1">
      <w:start w:val="1"/>
      <w:numFmt w:val="decimal"/>
      <w:lvlText w:val="%7."/>
      <w:lvlJc w:val="left"/>
      <w:pPr>
        <w:ind w:left="3525" w:hanging="420"/>
      </w:pPr>
    </w:lvl>
    <w:lvl w:ilvl="7" w:tplc="04090017" w:tentative="1">
      <w:start w:val="1"/>
      <w:numFmt w:val="aiueoFullWidth"/>
      <w:lvlText w:val="(%8)"/>
      <w:lvlJc w:val="left"/>
      <w:pPr>
        <w:ind w:left="3945" w:hanging="420"/>
      </w:pPr>
    </w:lvl>
    <w:lvl w:ilvl="8" w:tplc="04090011" w:tentative="1">
      <w:start w:val="1"/>
      <w:numFmt w:val="decimalEnclosedCircle"/>
      <w:lvlText w:val="%9"/>
      <w:lvlJc w:val="left"/>
      <w:pPr>
        <w:ind w:left="4365" w:hanging="420"/>
      </w:pPr>
    </w:lvl>
  </w:abstractNum>
  <w:abstractNum w:abstractNumId="44">
    <w:nsid w:val="7AEC7974"/>
    <w:multiLevelType w:val="multilevel"/>
    <w:tmpl w:val="74426170"/>
    <w:lvl w:ilvl="0">
      <w:start w:val="1"/>
      <w:numFmt w:val="decimalEnclosedCircle"/>
      <w:lvlText w:val="%1"/>
      <w:lvlJc w:val="left"/>
      <w:pPr>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45">
    <w:nsid w:val="7CD96AEB"/>
    <w:multiLevelType w:val="hybridMultilevel"/>
    <w:tmpl w:val="5A82A49E"/>
    <w:lvl w:ilvl="0" w:tplc="467A282A">
      <w:start w:val="1"/>
      <w:numFmt w:val="decimalEnclosedCircle"/>
      <w:lvlText w:val="%1"/>
      <w:lvlJc w:val="left"/>
      <w:pPr>
        <w:ind w:left="570" w:hanging="57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7D655A41"/>
    <w:multiLevelType w:val="hybridMultilevel"/>
    <w:tmpl w:val="BEBA5DF4"/>
    <w:lvl w:ilvl="0" w:tplc="5DD2BC92">
      <w:start w:val="1"/>
      <w:numFmt w:val="bullet"/>
      <w:pStyle w:val="30"/>
      <w:lvlText w:val="●"/>
      <w:lvlJc w:val="left"/>
      <w:pPr>
        <w:ind w:left="-210" w:hanging="420"/>
      </w:pPr>
      <w:rPr>
        <w:rFonts w:ascii="ＭＳ Ｐゴシック" w:eastAsia="ＭＳ Ｐゴシック" w:hAnsi="ＭＳ Ｐゴシック" w:hint="eastAsia"/>
        <w:color w:val="000000"/>
        <w:sz w:val="18"/>
      </w:rPr>
    </w:lvl>
    <w:lvl w:ilvl="1" w:tplc="0409000B" w:tentative="1">
      <w:start w:val="1"/>
      <w:numFmt w:val="bullet"/>
      <w:lvlText w:val=""/>
      <w:lvlJc w:val="left"/>
      <w:pPr>
        <w:ind w:left="210" w:hanging="420"/>
      </w:pPr>
      <w:rPr>
        <w:rFonts w:ascii="Wingdings" w:hAnsi="Wingdings" w:hint="default"/>
      </w:rPr>
    </w:lvl>
    <w:lvl w:ilvl="2" w:tplc="0409000D" w:tentative="1">
      <w:start w:val="1"/>
      <w:numFmt w:val="bullet"/>
      <w:lvlText w:val=""/>
      <w:lvlJc w:val="left"/>
      <w:pPr>
        <w:ind w:left="630" w:hanging="420"/>
      </w:pPr>
      <w:rPr>
        <w:rFonts w:ascii="Wingdings" w:hAnsi="Wingdings" w:hint="default"/>
      </w:rPr>
    </w:lvl>
    <w:lvl w:ilvl="3" w:tplc="04090001" w:tentative="1">
      <w:start w:val="1"/>
      <w:numFmt w:val="bullet"/>
      <w:lvlText w:val=""/>
      <w:lvlJc w:val="left"/>
      <w:pPr>
        <w:ind w:left="1050" w:hanging="420"/>
      </w:pPr>
      <w:rPr>
        <w:rFonts w:ascii="Wingdings" w:hAnsi="Wingdings" w:hint="default"/>
      </w:rPr>
    </w:lvl>
    <w:lvl w:ilvl="4" w:tplc="0409000B" w:tentative="1">
      <w:start w:val="1"/>
      <w:numFmt w:val="bullet"/>
      <w:lvlText w:val=""/>
      <w:lvlJc w:val="left"/>
      <w:pPr>
        <w:ind w:left="1470" w:hanging="420"/>
      </w:pPr>
      <w:rPr>
        <w:rFonts w:ascii="Wingdings" w:hAnsi="Wingdings" w:hint="default"/>
      </w:rPr>
    </w:lvl>
    <w:lvl w:ilvl="5" w:tplc="0409000D" w:tentative="1">
      <w:start w:val="1"/>
      <w:numFmt w:val="bullet"/>
      <w:lvlText w:val=""/>
      <w:lvlJc w:val="left"/>
      <w:pPr>
        <w:ind w:left="1890" w:hanging="420"/>
      </w:pPr>
      <w:rPr>
        <w:rFonts w:ascii="Wingdings" w:hAnsi="Wingdings" w:hint="default"/>
      </w:rPr>
    </w:lvl>
    <w:lvl w:ilvl="6" w:tplc="04090001" w:tentative="1">
      <w:start w:val="1"/>
      <w:numFmt w:val="bullet"/>
      <w:lvlText w:val=""/>
      <w:lvlJc w:val="left"/>
      <w:pPr>
        <w:ind w:left="2310" w:hanging="420"/>
      </w:pPr>
      <w:rPr>
        <w:rFonts w:ascii="Wingdings" w:hAnsi="Wingdings" w:hint="default"/>
      </w:rPr>
    </w:lvl>
    <w:lvl w:ilvl="7" w:tplc="0409000B" w:tentative="1">
      <w:start w:val="1"/>
      <w:numFmt w:val="bullet"/>
      <w:lvlText w:val=""/>
      <w:lvlJc w:val="left"/>
      <w:pPr>
        <w:ind w:left="2730" w:hanging="420"/>
      </w:pPr>
      <w:rPr>
        <w:rFonts w:ascii="Wingdings" w:hAnsi="Wingdings" w:hint="default"/>
      </w:rPr>
    </w:lvl>
    <w:lvl w:ilvl="8" w:tplc="0409000D" w:tentative="1">
      <w:start w:val="1"/>
      <w:numFmt w:val="bullet"/>
      <w:lvlText w:val=""/>
      <w:lvlJc w:val="left"/>
      <w:pPr>
        <w:ind w:left="3150" w:hanging="420"/>
      </w:pPr>
      <w:rPr>
        <w:rFonts w:ascii="Wingdings" w:hAnsi="Wingdings" w:hint="default"/>
      </w:rPr>
    </w:lvl>
  </w:abstractNum>
  <w:num w:numId="1">
    <w:abstractNumId w:val="18"/>
  </w:num>
  <w:num w:numId="2">
    <w:abstractNumId w:val="38"/>
  </w:num>
  <w:num w:numId="3">
    <w:abstractNumId w:val="44"/>
  </w:num>
  <w:num w:numId="4">
    <w:abstractNumId w:val="22"/>
  </w:num>
  <w:num w:numId="5">
    <w:abstractNumId w:val="12"/>
  </w:num>
  <w:num w:numId="6">
    <w:abstractNumId w:val="36"/>
  </w:num>
  <w:num w:numId="7">
    <w:abstractNumId w:val="6"/>
  </w:num>
  <w:num w:numId="8">
    <w:abstractNumId w:val="11"/>
  </w:num>
  <w:num w:numId="9">
    <w:abstractNumId w:val="0"/>
  </w:num>
  <w:num w:numId="10">
    <w:abstractNumId w:val="15"/>
  </w:num>
  <w:num w:numId="11">
    <w:abstractNumId w:val="24"/>
  </w:num>
  <w:num w:numId="12">
    <w:abstractNumId w:val="32"/>
  </w:num>
  <w:num w:numId="13">
    <w:abstractNumId w:val="42"/>
  </w:num>
  <w:num w:numId="14">
    <w:abstractNumId w:val="34"/>
  </w:num>
  <w:num w:numId="15">
    <w:abstractNumId w:val="29"/>
  </w:num>
  <w:num w:numId="16">
    <w:abstractNumId w:val="30"/>
  </w:num>
  <w:num w:numId="17">
    <w:abstractNumId w:val="37"/>
  </w:num>
  <w:num w:numId="18">
    <w:abstractNumId w:val="25"/>
  </w:num>
  <w:num w:numId="19">
    <w:abstractNumId w:val="16"/>
  </w:num>
  <w:num w:numId="20">
    <w:abstractNumId w:val="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num>
  <w:num w:numId="23">
    <w:abstractNumId w:val="23"/>
  </w:num>
  <w:num w:numId="24">
    <w:abstractNumId w:val="45"/>
  </w:num>
  <w:num w:numId="25">
    <w:abstractNumId w:val="46"/>
  </w:num>
  <w:num w:numId="26">
    <w:abstractNumId w:val="43"/>
  </w:num>
  <w:num w:numId="27">
    <w:abstractNumId w:val="39"/>
  </w:num>
  <w:num w:numId="28">
    <w:abstractNumId w:val="27"/>
  </w:num>
  <w:num w:numId="29">
    <w:abstractNumId w:val="26"/>
  </w:num>
  <w:num w:numId="30">
    <w:abstractNumId w:val="13"/>
  </w:num>
  <w:num w:numId="31">
    <w:abstractNumId w:val="31"/>
  </w:num>
  <w:num w:numId="32">
    <w:abstractNumId w:val="40"/>
  </w:num>
  <w:num w:numId="33">
    <w:abstractNumId w:val="3"/>
  </w:num>
  <w:num w:numId="34">
    <w:abstractNumId w:val="5"/>
  </w:num>
  <w:num w:numId="35">
    <w:abstractNumId w:val="21"/>
  </w:num>
  <w:num w:numId="36">
    <w:abstractNumId w:val="19"/>
  </w:num>
  <w:num w:numId="37">
    <w:abstractNumId w:val="9"/>
  </w:num>
  <w:num w:numId="38">
    <w:abstractNumId w:val="17"/>
  </w:num>
  <w:num w:numId="39">
    <w:abstractNumId w:val="2"/>
  </w:num>
  <w:num w:numId="40">
    <w:abstractNumId w:val="28"/>
  </w:num>
  <w:num w:numId="41">
    <w:abstractNumId w:val="33"/>
  </w:num>
  <w:num w:numId="42">
    <w:abstractNumId w:val="35"/>
  </w:num>
  <w:num w:numId="43">
    <w:abstractNumId w:val="20"/>
  </w:num>
  <w:num w:numId="44">
    <w:abstractNumId w:val="10"/>
  </w:num>
  <w:num w:numId="45">
    <w:abstractNumId w:val="14"/>
  </w:num>
  <w:num w:numId="46">
    <w:abstractNumId w:val="4"/>
  </w:num>
  <w:num w:numId="47">
    <w:abstractNumId w:val="8"/>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proofState w:spelling="clean" w:grammar="dirty"/>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40"/>
  <w:drawingGridHorizontalSpacing w:val="105"/>
  <w:displayHorizontalDrawingGridEvery w:val="0"/>
  <w:displayVerticalDrawingGridEvery w:val="2"/>
  <w:characterSpacingControl w:val="compressPunctuation"/>
  <w:hdrShapeDefaults>
    <o:shapedefaults v:ext="edit" spidmax="2049" style="mso-position-horizontal:center" fill="f" fillcolor="white" stroke="f">
      <v:fill color="white" on="f"/>
      <v:stroke on="f"/>
      <v:textbox inset="5.85pt,.7pt,5.85pt,.7pt"/>
      <o:colormru v:ext="edit" colors="lime,#f6f,#f9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D15"/>
    <w:rsid w:val="000001CC"/>
    <w:rsid w:val="00000427"/>
    <w:rsid w:val="00000683"/>
    <w:rsid w:val="00000B88"/>
    <w:rsid w:val="00000F24"/>
    <w:rsid w:val="00000F64"/>
    <w:rsid w:val="000011B2"/>
    <w:rsid w:val="00001E96"/>
    <w:rsid w:val="000043C8"/>
    <w:rsid w:val="0000454B"/>
    <w:rsid w:val="00006031"/>
    <w:rsid w:val="00006993"/>
    <w:rsid w:val="00007A49"/>
    <w:rsid w:val="00007E65"/>
    <w:rsid w:val="00007FFE"/>
    <w:rsid w:val="00012C9A"/>
    <w:rsid w:val="00013733"/>
    <w:rsid w:val="0001499F"/>
    <w:rsid w:val="00015CED"/>
    <w:rsid w:val="000203E9"/>
    <w:rsid w:val="00020E8F"/>
    <w:rsid w:val="00021D00"/>
    <w:rsid w:val="0002256F"/>
    <w:rsid w:val="0002387A"/>
    <w:rsid w:val="00025BB0"/>
    <w:rsid w:val="00025C50"/>
    <w:rsid w:val="00026818"/>
    <w:rsid w:val="000268C1"/>
    <w:rsid w:val="0002706B"/>
    <w:rsid w:val="00027475"/>
    <w:rsid w:val="00027777"/>
    <w:rsid w:val="00027969"/>
    <w:rsid w:val="00027A68"/>
    <w:rsid w:val="00032075"/>
    <w:rsid w:val="000325FE"/>
    <w:rsid w:val="00032B7F"/>
    <w:rsid w:val="00032DB6"/>
    <w:rsid w:val="000335BA"/>
    <w:rsid w:val="00033895"/>
    <w:rsid w:val="000338B6"/>
    <w:rsid w:val="000348DA"/>
    <w:rsid w:val="00034CFA"/>
    <w:rsid w:val="00034DAD"/>
    <w:rsid w:val="00035D64"/>
    <w:rsid w:val="0003605A"/>
    <w:rsid w:val="000368BB"/>
    <w:rsid w:val="00036D3C"/>
    <w:rsid w:val="000379AD"/>
    <w:rsid w:val="000406AF"/>
    <w:rsid w:val="0004082F"/>
    <w:rsid w:val="00042A83"/>
    <w:rsid w:val="00042CC3"/>
    <w:rsid w:val="0004360A"/>
    <w:rsid w:val="00043F84"/>
    <w:rsid w:val="000443FA"/>
    <w:rsid w:val="0004732D"/>
    <w:rsid w:val="00047423"/>
    <w:rsid w:val="00050CCF"/>
    <w:rsid w:val="00051713"/>
    <w:rsid w:val="00051BE8"/>
    <w:rsid w:val="00053446"/>
    <w:rsid w:val="00053A61"/>
    <w:rsid w:val="00053D84"/>
    <w:rsid w:val="00054134"/>
    <w:rsid w:val="0005421F"/>
    <w:rsid w:val="000546A7"/>
    <w:rsid w:val="000553D6"/>
    <w:rsid w:val="00055A43"/>
    <w:rsid w:val="00057180"/>
    <w:rsid w:val="000572A0"/>
    <w:rsid w:val="00060D99"/>
    <w:rsid w:val="00061132"/>
    <w:rsid w:val="0006183D"/>
    <w:rsid w:val="00062D8C"/>
    <w:rsid w:val="00063FCF"/>
    <w:rsid w:val="000641B3"/>
    <w:rsid w:val="00064E9F"/>
    <w:rsid w:val="000651DA"/>
    <w:rsid w:val="00066275"/>
    <w:rsid w:val="0006653E"/>
    <w:rsid w:val="000679B9"/>
    <w:rsid w:val="00070F3C"/>
    <w:rsid w:val="0007101A"/>
    <w:rsid w:val="000710CD"/>
    <w:rsid w:val="00073311"/>
    <w:rsid w:val="00073378"/>
    <w:rsid w:val="00077245"/>
    <w:rsid w:val="00077D23"/>
    <w:rsid w:val="00080C94"/>
    <w:rsid w:val="0008124D"/>
    <w:rsid w:val="00082CD1"/>
    <w:rsid w:val="00083CCB"/>
    <w:rsid w:val="00083F67"/>
    <w:rsid w:val="00084F42"/>
    <w:rsid w:val="0008528C"/>
    <w:rsid w:val="000852E7"/>
    <w:rsid w:val="00085978"/>
    <w:rsid w:val="00085BF5"/>
    <w:rsid w:val="00085C7F"/>
    <w:rsid w:val="00085D73"/>
    <w:rsid w:val="00086E97"/>
    <w:rsid w:val="00087C08"/>
    <w:rsid w:val="000909CF"/>
    <w:rsid w:val="00090A5C"/>
    <w:rsid w:val="000918F5"/>
    <w:rsid w:val="00091A34"/>
    <w:rsid w:val="00092889"/>
    <w:rsid w:val="00093177"/>
    <w:rsid w:val="00093D6D"/>
    <w:rsid w:val="0009494B"/>
    <w:rsid w:val="00094C41"/>
    <w:rsid w:val="00095467"/>
    <w:rsid w:val="00095A03"/>
    <w:rsid w:val="0009703C"/>
    <w:rsid w:val="00097110"/>
    <w:rsid w:val="00097847"/>
    <w:rsid w:val="000A1B0D"/>
    <w:rsid w:val="000A1DD2"/>
    <w:rsid w:val="000A2324"/>
    <w:rsid w:val="000A3165"/>
    <w:rsid w:val="000A3848"/>
    <w:rsid w:val="000A38BC"/>
    <w:rsid w:val="000A4C6A"/>
    <w:rsid w:val="000A51D1"/>
    <w:rsid w:val="000A5CEB"/>
    <w:rsid w:val="000A6491"/>
    <w:rsid w:val="000A6521"/>
    <w:rsid w:val="000B1EA5"/>
    <w:rsid w:val="000B2553"/>
    <w:rsid w:val="000B2F29"/>
    <w:rsid w:val="000B3EFD"/>
    <w:rsid w:val="000B4270"/>
    <w:rsid w:val="000B5274"/>
    <w:rsid w:val="000B598F"/>
    <w:rsid w:val="000B7E16"/>
    <w:rsid w:val="000B7F64"/>
    <w:rsid w:val="000C1B4B"/>
    <w:rsid w:val="000C1EA2"/>
    <w:rsid w:val="000C207C"/>
    <w:rsid w:val="000C21B9"/>
    <w:rsid w:val="000C2872"/>
    <w:rsid w:val="000C334F"/>
    <w:rsid w:val="000C391A"/>
    <w:rsid w:val="000C3E32"/>
    <w:rsid w:val="000C4207"/>
    <w:rsid w:val="000C4EDD"/>
    <w:rsid w:val="000C4F3C"/>
    <w:rsid w:val="000C5197"/>
    <w:rsid w:val="000C5C82"/>
    <w:rsid w:val="000C6474"/>
    <w:rsid w:val="000D0872"/>
    <w:rsid w:val="000D292D"/>
    <w:rsid w:val="000D29A9"/>
    <w:rsid w:val="000D2A9D"/>
    <w:rsid w:val="000D2FC6"/>
    <w:rsid w:val="000D3411"/>
    <w:rsid w:val="000D3553"/>
    <w:rsid w:val="000D3924"/>
    <w:rsid w:val="000D5127"/>
    <w:rsid w:val="000D5346"/>
    <w:rsid w:val="000D6F45"/>
    <w:rsid w:val="000E0BFC"/>
    <w:rsid w:val="000E25EF"/>
    <w:rsid w:val="000E2DEB"/>
    <w:rsid w:val="000E30B5"/>
    <w:rsid w:val="000E3AAE"/>
    <w:rsid w:val="000E41B4"/>
    <w:rsid w:val="000E608B"/>
    <w:rsid w:val="000E6482"/>
    <w:rsid w:val="000E762B"/>
    <w:rsid w:val="000E7816"/>
    <w:rsid w:val="000F17BE"/>
    <w:rsid w:val="000F1A55"/>
    <w:rsid w:val="000F1A8F"/>
    <w:rsid w:val="000F2702"/>
    <w:rsid w:val="000F2E6D"/>
    <w:rsid w:val="000F3C10"/>
    <w:rsid w:val="000F4159"/>
    <w:rsid w:val="000F4925"/>
    <w:rsid w:val="000F5678"/>
    <w:rsid w:val="000F5724"/>
    <w:rsid w:val="000F5C22"/>
    <w:rsid w:val="000F6504"/>
    <w:rsid w:val="000F6C82"/>
    <w:rsid w:val="000F7B11"/>
    <w:rsid w:val="000F7D03"/>
    <w:rsid w:val="000F7F01"/>
    <w:rsid w:val="0010062D"/>
    <w:rsid w:val="001006B4"/>
    <w:rsid w:val="0010077D"/>
    <w:rsid w:val="00100B55"/>
    <w:rsid w:val="00101115"/>
    <w:rsid w:val="0010132C"/>
    <w:rsid w:val="00102BBF"/>
    <w:rsid w:val="00103F69"/>
    <w:rsid w:val="00104F07"/>
    <w:rsid w:val="001054B2"/>
    <w:rsid w:val="0010561C"/>
    <w:rsid w:val="00105A28"/>
    <w:rsid w:val="00105F9D"/>
    <w:rsid w:val="00110F2A"/>
    <w:rsid w:val="00111664"/>
    <w:rsid w:val="001118B4"/>
    <w:rsid w:val="001119BC"/>
    <w:rsid w:val="00112092"/>
    <w:rsid w:val="00112BCB"/>
    <w:rsid w:val="00112E98"/>
    <w:rsid w:val="0011360C"/>
    <w:rsid w:val="00114FE6"/>
    <w:rsid w:val="00115FCE"/>
    <w:rsid w:val="00116284"/>
    <w:rsid w:val="00116A2F"/>
    <w:rsid w:val="00116EBE"/>
    <w:rsid w:val="0012040F"/>
    <w:rsid w:val="00122FF9"/>
    <w:rsid w:val="001237F5"/>
    <w:rsid w:val="00123E7B"/>
    <w:rsid w:val="001241E1"/>
    <w:rsid w:val="00124FD9"/>
    <w:rsid w:val="0012522B"/>
    <w:rsid w:val="00125A05"/>
    <w:rsid w:val="00126BE5"/>
    <w:rsid w:val="00126E7F"/>
    <w:rsid w:val="001271D0"/>
    <w:rsid w:val="00127C5F"/>
    <w:rsid w:val="00130739"/>
    <w:rsid w:val="00130D72"/>
    <w:rsid w:val="0013100F"/>
    <w:rsid w:val="00131685"/>
    <w:rsid w:val="00131DF6"/>
    <w:rsid w:val="00132EA9"/>
    <w:rsid w:val="00132F52"/>
    <w:rsid w:val="0013395B"/>
    <w:rsid w:val="00135F18"/>
    <w:rsid w:val="001371E9"/>
    <w:rsid w:val="00140A47"/>
    <w:rsid w:val="00140D34"/>
    <w:rsid w:val="001413BF"/>
    <w:rsid w:val="00141B35"/>
    <w:rsid w:val="00141B46"/>
    <w:rsid w:val="00145946"/>
    <w:rsid w:val="00145EB8"/>
    <w:rsid w:val="00146CF4"/>
    <w:rsid w:val="0014708B"/>
    <w:rsid w:val="00147FAD"/>
    <w:rsid w:val="0015183B"/>
    <w:rsid w:val="00152C80"/>
    <w:rsid w:val="00152D3C"/>
    <w:rsid w:val="00153CF7"/>
    <w:rsid w:val="00155A4E"/>
    <w:rsid w:val="00156380"/>
    <w:rsid w:val="001564CE"/>
    <w:rsid w:val="00156651"/>
    <w:rsid w:val="001572F8"/>
    <w:rsid w:val="001573D1"/>
    <w:rsid w:val="0016021B"/>
    <w:rsid w:val="00160914"/>
    <w:rsid w:val="001610CE"/>
    <w:rsid w:val="001617D6"/>
    <w:rsid w:val="00161A62"/>
    <w:rsid w:val="00162C1B"/>
    <w:rsid w:val="0016325E"/>
    <w:rsid w:val="00163665"/>
    <w:rsid w:val="0016475C"/>
    <w:rsid w:val="00164E31"/>
    <w:rsid w:val="00165895"/>
    <w:rsid w:val="00165BF7"/>
    <w:rsid w:val="0016700F"/>
    <w:rsid w:val="001703BC"/>
    <w:rsid w:val="00170BC8"/>
    <w:rsid w:val="00170C90"/>
    <w:rsid w:val="00170FA0"/>
    <w:rsid w:val="0017171B"/>
    <w:rsid w:val="00172091"/>
    <w:rsid w:val="001726F9"/>
    <w:rsid w:val="0017297F"/>
    <w:rsid w:val="00172CBE"/>
    <w:rsid w:val="00173571"/>
    <w:rsid w:val="001735EE"/>
    <w:rsid w:val="00173678"/>
    <w:rsid w:val="00174528"/>
    <w:rsid w:val="00174F89"/>
    <w:rsid w:val="00175CD7"/>
    <w:rsid w:val="00177349"/>
    <w:rsid w:val="00177D38"/>
    <w:rsid w:val="00180A38"/>
    <w:rsid w:val="00180B98"/>
    <w:rsid w:val="00180D44"/>
    <w:rsid w:val="00182F7F"/>
    <w:rsid w:val="001845B0"/>
    <w:rsid w:val="00184888"/>
    <w:rsid w:val="00184D64"/>
    <w:rsid w:val="001850B2"/>
    <w:rsid w:val="001861B4"/>
    <w:rsid w:val="00186648"/>
    <w:rsid w:val="00187213"/>
    <w:rsid w:val="0019019E"/>
    <w:rsid w:val="00190ABF"/>
    <w:rsid w:val="00190BD1"/>
    <w:rsid w:val="00190E4A"/>
    <w:rsid w:val="001920FC"/>
    <w:rsid w:val="00192838"/>
    <w:rsid w:val="00193515"/>
    <w:rsid w:val="0019413B"/>
    <w:rsid w:val="0019487C"/>
    <w:rsid w:val="00195758"/>
    <w:rsid w:val="001958D2"/>
    <w:rsid w:val="0019607C"/>
    <w:rsid w:val="00197319"/>
    <w:rsid w:val="001A338F"/>
    <w:rsid w:val="001A354C"/>
    <w:rsid w:val="001A3713"/>
    <w:rsid w:val="001A5119"/>
    <w:rsid w:val="001A59CA"/>
    <w:rsid w:val="001A5A06"/>
    <w:rsid w:val="001A5ADC"/>
    <w:rsid w:val="001B0FFA"/>
    <w:rsid w:val="001B18ED"/>
    <w:rsid w:val="001B1A68"/>
    <w:rsid w:val="001B2082"/>
    <w:rsid w:val="001B2EB4"/>
    <w:rsid w:val="001B3166"/>
    <w:rsid w:val="001B4D16"/>
    <w:rsid w:val="001B4F06"/>
    <w:rsid w:val="001B4F7F"/>
    <w:rsid w:val="001B53EE"/>
    <w:rsid w:val="001B6457"/>
    <w:rsid w:val="001B68A5"/>
    <w:rsid w:val="001B7288"/>
    <w:rsid w:val="001B7BF9"/>
    <w:rsid w:val="001C108D"/>
    <w:rsid w:val="001C1A0D"/>
    <w:rsid w:val="001C20DE"/>
    <w:rsid w:val="001C2327"/>
    <w:rsid w:val="001C2910"/>
    <w:rsid w:val="001C2CC4"/>
    <w:rsid w:val="001C47D3"/>
    <w:rsid w:val="001C5058"/>
    <w:rsid w:val="001C5144"/>
    <w:rsid w:val="001C5917"/>
    <w:rsid w:val="001C5D85"/>
    <w:rsid w:val="001C5F8B"/>
    <w:rsid w:val="001C6496"/>
    <w:rsid w:val="001C6587"/>
    <w:rsid w:val="001C73DE"/>
    <w:rsid w:val="001C794E"/>
    <w:rsid w:val="001D02A2"/>
    <w:rsid w:val="001D0D7E"/>
    <w:rsid w:val="001D0E23"/>
    <w:rsid w:val="001D2E4F"/>
    <w:rsid w:val="001D36AA"/>
    <w:rsid w:val="001D4D48"/>
    <w:rsid w:val="001D4DCD"/>
    <w:rsid w:val="001D7827"/>
    <w:rsid w:val="001E0337"/>
    <w:rsid w:val="001E0CBD"/>
    <w:rsid w:val="001E296A"/>
    <w:rsid w:val="001E3586"/>
    <w:rsid w:val="001E39ED"/>
    <w:rsid w:val="001E3B38"/>
    <w:rsid w:val="001E3F1D"/>
    <w:rsid w:val="001E4078"/>
    <w:rsid w:val="001E40EF"/>
    <w:rsid w:val="001E451E"/>
    <w:rsid w:val="001E4D30"/>
    <w:rsid w:val="001E5141"/>
    <w:rsid w:val="001E5936"/>
    <w:rsid w:val="001E64CD"/>
    <w:rsid w:val="001E7DD4"/>
    <w:rsid w:val="001F0266"/>
    <w:rsid w:val="001F2D19"/>
    <w:rsid w:val="001F2FE6"/>
    <w:rsid w:val="001F51EE"/>
    <w:rsid w:val="001F5244"/>
    <w:rsid w:val="001F66B3"/>
    <w:rsid w:val="001F6F00"/>
    <w:rsid w:val="001F7416"/>
    <w:rsid w:val="00201D09"/>
    <w:rsid w:val="00201E43"/>
    <w:rsid w:val="002025D3"/>
    <w:rsid w:val="002026F9"/>
    <w:rsid w:val="002031CA"/>
    <w:rsid w:val="00205295"/>
    <w:rsid w:val="00205449"/>
    <w:rsid w:val="00205F40"/>
    <w:rsid w:val="00206719"/>
    <w:rsid w:val="00206E21"/>
    <w:rsid w:val="002076FB"/>
    <w:rsid w:val="00207B0F"/>
    <w:rsid w:val="00207F8C"/>
    <w:rsid w:val="00210127"/>
    <w:rsid w:val="00210568"/>
    <w:rsid w:val="00211190"/>
    <w:rsid w:val="00211250"/>
    <w:rsid w:val="002115DD"/>
    <w:rsid w:val="002124A8"/>
    <w:rsid w:val="00213239"/>
    <w:rsid w:val="00213E3E"/>
    <w:rsid w:val="002155E6"/>
    <w:rsid w:val="00216B4D"/>
    <w:rsid w:val="00216F41"/>
    <w:rsid w:val="002174DD"/>
    <w:rsid w:val="00221874"/>
    <w:rsid w:val="002220F0"/>
    <w:rsid w:val="002226EF"/>
    <w:rsid w:val="00223E8F"/>
    <w:rsid w:val="00224067"/>
    <w:rsid w:val="0022411F"/>
    <w:rsid w:val="002246AE"/>
    <w:rsid w:val="0022529A"/>
    <w:rsid w:val="00225516"/>
    <w:rsid w:val="00225D93"/>
    <w:rsid w:val="0022655B"/>
    <w:rsid w:val="00227445"/>
    <w:rsid w:val="00227B5E"/>
    <w:rsid w:val="00230534"/>
    <w:rsid w:val="002313BE"/>
    <w:rsid w:val="00231D31"/>
    <w:rsid w:val="00232615"/>
    <w:rsid w:val="002326F7"/>
    <w:rsid w:val="00232BCA"/>
    <w:rsid w:val="00233591"/>
    <w:rsid w:val="00233A25"/>
    <w:rsid w:val="0023567F"/>
    <w:rsid w:val="00235875"/>
    <w:rsid w:val="0024067A"/>
    <w:rsid w:val="00240936"/>
    <w:rsid w:val="00241580"/>
    <w:rsid w:val="0024211E"/>
    <w:rsid w:val="002421AF"/>
    <w:rsid w:val="00242802"/>
    <w:rsid w:val="00242808"/>
    <w:rsid w:val="00242DCE"/>
    <w:rsid w:val="00242DEE"/>
    <w:rsid w:val="0024301D"/>
    <w:rsid w:val="0024326C"/>
    <w:rsid w:val="002433B5"/>
    <w:rsid w:val="00243A93"/>
    <w:rsid w:val="00243C61"/>
    <w:rsid w:val="00243CE4"/>
    <w:rsid w:val="00245856"/>
    <w:rsid w:val="002504D7"/>
    <w:rsid w:val="00251270"/>
    <w:rsid w:val="00252C87"/>
    <w:rsid w:val="002531BC"/>
    <w:rsid w:val="00254147"/>
    <w:rsid w:val="00254905"/>
    <w:rsid w:val="00255AF4"/>
    <w:rsid w:val="00260ABC"/>
    <w:rsid w:val="00260C78"/>
    <w:rsid w:val="00260E68"/>
    <w:rsid w:val="002616D4"/>
    <w:rsid w:val="00261E82"/>
    <w:rsid w:val="002625B8"/>
    <w:rsid w:val="00262970"/>
    <w:rsid w:val="00262A5F"/>
    <w:rsid w:val="00262F2A"/>
    <w:rsid w:val="0026323B"/>
    <w:rsid w:val="00265FE0"/>
    <w:rsid w:val="0026636C"/>
    <w:rsid w:val="00266648"/>
    <w:rsid w:val="002678A5"/>
    <w:rsid w:val="00267FC0"/>
    <w:rsid w:val="002701BD"/>
    <w:rsid w:val="00270487"/>
    <w:rsid w:val="002704E2"/>
    <w:rsid w:val="00270CF1"/>
    <w:rsid w:val="00270E95"/>
    <w:rsid w:val="00271A2C"/>
    <w:rsid w:val="00271E4A"/>
    <w:rsid w:val="00271F71"/>
    <w:rsid w:val="0027220B"/>
    <w:rsid w:val="002723DD"/>
    <w:rsid w:val="0027265B"/>
    <w:rsid w:val="002730F6"/>
    <w:rsid w:val="002735AB"/>
    <w:rsid w:val="00273929"/>
    <w:rsid w:val="00273D34"/>
    <w:rsid w:val="0027499C"/>
    <w:rsid w:val="00275140"/>
    <w:rsid w:val="002759B8"/>
    <w:rsid w:val="00275DE8"/>
    <w:rsid w:val="00281DC3"/>
    <w:rsid w:val="00282049"/>
    <w:rsid w:val="00283700"/>
    <w:rsid w:val="00283935"/>
    <w:rsid w:val="00283B7C"/>
    <w:rsid w:val="00285A6D"/>
    <w:rsid w:val="002863A4"/>
    <w:rsid w:val="00286D5C"/>
    <w:rsid w:val="00290C5B"/>
    <w:rsid w:val="002911DE"/>
    <w:rsid w:val="00292E4F"/>
    <w:rsid w:val="00293521"/>
    <w:rsid w:val="00293FD7"/>
    <w:rsid w:val="002941E8"/>
    <w:rsid w:val="00295DDB"/>
    <w:rsid w:val="00296574"/>
    <w:rsid w:val="002A08BA"/>
    <w:rsid w:val="002A16E6"/>
    <w:rsid w:val="002A1B65"/>
    <w:rsid w:val="002A1FEF"/>
    <w:rsid w:val="002A2D4A"/>
    <w:rsid w:val="002A398F"/>
    <w:rsid w:val="002A46D1"/>
    <w:rsid w:val="002A4AD9"/>
    <w:rsid w:val="002A62EA"/>
    <w:rsid w:val="002A63B3"/>
    <w:rsid w:val="002B0C5C"/>
    <w:rsid w:val="002B1689"/>
    <w:rsid w:val="002B17FF"/>
    <w:rsid w:val="002B2722"/>
    <w:rsid w:val="002B2AF7"/>
    <w:rsid w:val="002B3489"/>
    <w:rsid w:val="002B3FB7"/>
    <w:rsid w:val="002B4795"/>
    <w:rsid w:val="002B4A50"/>
    <w:rsid w:val="002B4D26"/>
    <w:rsid w:val="002B6410"/>
    <w:rsid w:val="002C0472"/>
    <w:rsid w:val="002C056D"/>
    <w:rsid w:val="002C0AA3"/>
    <w:rsid w:val="002C0EC0"/>
    <w:rsid w:val="002C1014"/>
    <w:rsid w:val="002C165C"/>
    <w:rsid w:val="002C3010"/>
    <w:rsid w:val="002C343E"/>
    <w:rsid w:val="002C473F"/>
    <w:rsid w:val="002C65C7"/>
    <w:rsid w:val="002C6F8D"/>
    <w:rsid w:val="002C7D70"/>
    <w:rsid w:val="002D03FC"/>
    <w:rsid w:val="002D0845"/>
    <w:rsid w:val="002D0ACB"/>
    <w:rsid w:val="002D1042"/>
    <w:rsid w:val="002D1157"/>
    <w:rsid w:val="002D2262"/>
    <w:rsid w:val="002D24FD"/>
    <w:rsid w:val="002D3023"/>
    <w:rsid w:val="002D3FA3"/>
    <w:rsid w:val="002D4309"/>
    <w:rsid w:val="002D492E"/>
    <w:rsid w:val="002D5273"/>
    <w:rsid w:val="002D575F"/>
    <w:rsid w:val="002E07F5"/>
    <w:rsid w:val="002E1503"/>
    <w:rsid w:val="002E1D81"/>
    <w:rsid w:val="002E2C14"/>
    <w:rsid w:val="002E2FDA"/>
    <w:rsid w:val="002E3275"/>
    <w:rsid w:val="002E334E"/>
    <w:rsid w:val="002E3F4D"/>
    <w:rsid w:val="002E3F88"/>
    <w:rsid w:val="002E47B4"/>
    <w:rsid w:val="002E49F4"/>
    <w:rsid w:val="002E4ACF"/>
    <w:rsid w:val="002E5126"/>
    <w:rsid w:val="002E5976"/>
    <w:rsid w:val="002E59ED"/>
    <w:rsid w:val="002E60D5"/>
    <w:rsid w:val="002E6A0A"/>
    <w:rsid w:val="002E7DBD"/>
    <w:rsid w:val="002E7F15"/>
    <w:rsid w:val="002F0C44"/>
    <w:rsid w:val="002F29CD"/>
    <w:rsid w:val="002F2B47"/>
    <w:rsid w:val="002F2CCB"/>
    <w:rsid w:val="002F316A"/>
    <w:rsid w:val="002F3572"/>
    <w:rsid w:val="002F3611"/>
    <w:rsid w:val="002F3725"/>
    <w:rsid w:val="002F378C"/>
    <w:rsid w:val="002F4581"/>
    <w:rsid w:val="002F4D06"/>
    <w:rsid w:val="002F6D31"/>
    <w:rsid w:val="002F6DD4"/>
    <w:rsid w:val="002F7231"/>
    <w:rsid w:val="002F7595"/>
    <w:rsid w:val="00300198"/>
    <w:rsid w:val="003003F6"/>
    <w:rsid w:val="0030114B"/>
    <w:rsid w:val="00302D3C"/>
    <w:rsid w:val="00302FE9"/>
    <w:rsid w:val="003034B8"/>
    <w:rsid w:val="00304092"/>
    <w:rsid w:val="00305175"/>
    <w:rsid w:val="003064FB"/>
    <w:rsid w:val="00310FD6"/>
    <w:rsid w:val="0031152F"/>
    <w:rsid w:val="00311A74"/>
    <w:rsid w:val="00311ADF"/>
    <w:rsid w:val="00311B96"/>
    <w:rsid w:val="00312738"/>
    <w:rsid w:val="00314319"/>
    <w:rsid w:val="003150FC"/>
    <w:rsid w:val="00316092"/>
    <w:rsid w:val="003169B7"/>
    <w:rsid w:val="00316FDD"/>
    <w:rsid w:val="0032102E"/>
    <w:rsid w:val="0032159A"/>
    <w:rsid w:val="003218E7"/>
    <w:rsid w:val="00321CA3"/>
    <w:rsid w:val="00323505"/>
    <w:rsid w:val="003238C8"/>
    <w:rsid w:val="00324D22"/>
    <w:rsid w:val="0032568E"/>
    <w:rsid w:val="00325CCE"/>
    <w:rsid w:val="00327C07"/>
    <w:rsid w:val="00327ECE"/>
    <w:rsid w:val="00331FC1"/>
    <w:rsid w:val="00332849"/>
    <w:rsid w:val="00332C7B"/>
    <w:rsid w:val="00333407"/>
    <w:rsid w:val="0033432E"/>
    <w:rsid w:val="003348A1"/>
    <w:rsid w:val="0033528D"/>
    <w:rsid w:val="00335554"/>
    <w:rsid w:val="00336284"/>
    <w:rsid w:val="003362AD"/>
    <w:rsid w:val="0033711A"/>
    <w:rsid w:val="0033796A"/>
    <w:rsid w:val="00337F6C"/>
    <w:rsid w:val="003401C5"/>
    <w:rsid w:val="00340C81"/>
    <w:rsid w:val="0034109D"/>
    <w:rsid w:val="00341620"/>
    <w:rsid w:val="00341EAB"/>
    <w:rsid w:val="0034357B"/>
    <w:rsid w:val="00344336"/>
    <w:rsid w:val="00344424"/>
    <w:rsid w:val="003457DD"/>
    <w:rsid w:val="00345F25"/>
    <w:rsid w:val="00346954"/>
    <w:rsid w:val="003470F3"/>
    <w:rsid w:val="00347D8F"/>
    <w:rsid w:val="003509F5"/>
    <w:rsid w:val="00351F58"/>
    <w:rsid w:val="00352B0B"/>
    <w:rsid w:val="00352E81"/>
    <w:rsid w:val="003530D8"/>
    <w:rsid w:val="00353748"/>
    <w:rsid w:val="00354106"/>
    <w:rsid w:val="00355089"/>
    <w:rsid w:val="003560F0"/>
    <w:rsid w:val="003572C9"/>
    <w:rsid w:val="00357A60"/>
    <w:rsid w:val="0036002E"/>
    <w:rsid w:val="00360B12"/>
    <w:rsid w:val="0036126B"/>
    <w:rsid w:val="0036169A"/>
    <w:rsid w:val="00361751"/>
    <w:rsid w:val="00362F47"/>
    <w:rsid w:val="00363F3E"/>
    <w:rsid w:val="003663E9"/>
    <w:rsid w:val="00366525"/>
    <w:rsid w:val="0036670F"/>
    <w:rsid w:val="00366A2B"/>
    <w:rsid w:val="00366C4B"/>
    <w:rsid w:val="00367213"/>
    <w:rsid w:val="0036778F"/>
    <w:rsid w:val="003705A2"/>
    <w:rsid w:val="00370FBF"/>
    <w:rsid w:val="003730D6"/>
    <w:rsid w:val="00373792"/>
    <w:rsid w:val="003739E4"/>
    <w:rsid w:val="00373D97"/>
    <w:rsid w:val="00374300"/>
    <w:rsid w:val="0037593E"/>
    <w:rsid w:val="00380527"/>
    <w:rsid w:val="003807A1"/>
    <w:rsid w:val="00380CA5"/>
    <w:rsid w:val="003811D6"/>
    <w:rsid w:val="003814F8"/>
    <w:rsid w:val="00381FD9"/>
    <w:rsid w:val="00384B18"/>
    <w:rsid w:val="0038515D"/>
    <w:rsid w:val="003865B9"/>
    <w:rsid w:val="00387041"/>
    <w:rsid w:val="0038717A"/>
    <w:rsid w:val="003871F4"/>
    <w:rsid w:val="00387831"/>
    <w:rsid w:val="00390174"/>
    <w:rsid w:val="00390934"/>
    <w:rsid w:val="00390DB3"/>
    <w:rsid w:val="00390FF1"/>
    <w:rsid w:val="00391275"/>
    <w:rsid w:val="0039183E"/>
    <w:rsid w:val="00391BF6"/>
    <w:rsid w:val="00392573"/>
    <w:rsid w:val="00392992"/>
    <w:rsid w:val="003946E8"/>
    <w:rsid w:val="00394908"/>
    <w:rsid w:val="00394C65"/>
    <w:rsid w:val="00394E63"/>
    <w:rsid w:val="00394ECA"/>
    <w:rsid w:val="003957B9"/>
    <w:rsid w:val="003960F8"/>
    <w:rsid w:val="00397AA2"/>
    <w:rsid w:val="003A08D9"/>
    <w:rsid w:val="003A11F7"/>
    <w:rsid w:val="003A141C"/>
    <w:rsid w:val="003A203F"/>
    <w:rsid w:val="003A243F"/>
    <w:rsid w:val="003A25A5"/>
    <w:rsid w:val="003A27CA"/>
    <w:rsid w:val="003A46F5"/>
    <w:rsid w:val="003A5562"/>
    <w:rsid w:val="003B0429"/>
    <w:rsid w:val="003B0708"/>
    <w:rsid w:val="003B0894"/>
    <w:rsid w:val="003B165B"/>
    <w:rsid w:val="003B167D"/>
    <w:rsid w:val="003B16A6"/>
    <w:rsid w:val="003B184F"/>
    <w:rsid w:val="003B18E6"/>
    <w:rsid w:val="003B2265"/>
    <w:rsid w:val="003B23A5"/>
    <w:rsid w:val="003B250E"/>
    <w:rsid w:val="003B40C5"/>
    <w:rsid w:val="003B48DB"/>
    <w:rsid w:val="003B493E"/>
    <w:rsid w:val="003B5250"/>
    <w:rsid w:val="003B6EB4"/>
    <w:rsid w:val="003B6F88"/>
    <w:rsid w:val="003B758D"/>
    <w:rsid w:val="003C0619"/>
    <w:rsid w:val="003C0708"/>
    <w:rsid w:val="003C1571"/>
    <w:rsid w:val="003C24EC"/>
    <w:rsid w:val="003C283E"/>
    <w:rsid w:val="003C2931"/>
    <w:rsid w:val="003C45E4"/>
    <w:rsid w:val="003C4B88"/>
    <w:rsid w:val="003C4C12"/>
    <w:rsid w:val="003C7452"/>
    <w:rsid w:val="003C79C0"/>
    <w:rsid w:val="003C7C82"/>
    <w:rsid w:val="003D19E5"/>
    <w:rsid w:val="003D2A38"/>
    <w:rsid w:val="003D2D84"/>
    <w:rsid w:val="003D34A1"/>
    <w:rsid w:val="003D3C8D"/>
    <w:rsid w:val="003D3D03"/>
    <w:rsid w:val="003D3F62"/>
    <w:rsid w:val="003D42B0"/>
    <w:rsid w:val="003D4A56"/>
    <w:rsid w:val="003D5570"/>
    <w:rsid w:val="003D6466"/>
    <w:rsid w:val="003E1265"/>
    <w:rsid w:val="003E1685"/>
    <w:rsid w:val="003E2422"/>
    <w:rsid w:val="003E2622"/>
    <w:rsid w:val="003E26EF"/>
    <w:rsid w:val="003E2B0A"/>
    <w:rsid w:val="003E3704"/>
    <w:rsid w:val="003E3B4D"/>
    <w:rsid w:val="003E562E"/>
    <w:rsid w:val="003E594F"/>
    <w:rsid w:val="003E5B78"/>
    <w:rsid w:val="003E5D23"/>
    <w:rsid w:val="003F0BC0"/>
    <w:rsid w:val="003F124E"/>
    <w:rsid w:val="003F20D2"/>
    <w:rsid w:val="003F240C"/>
    <w:rsid w:val="003F278C"/>
    <w:rsid w:val="003F356A"/>
    <w:rsid w:val="003F5997"/>
    <w:rsid w:val="003F7F31"/>
    <w:rsid w:val="0040045B"/>
    <w:rsid w:val="00401042"/>
    <w:rsid w:val="00401802"/>
    <w:rsid w:val="004024CC"/>
    <w:rsid w:val="00402983"/>
    <w:rsid w:val="00402A95"/>
    <w:rsid w:val="00403167"/>
    <w:rsid w:val="00403609"/>
    <w:rsid w:val="0040510A"/>
    <w:rsid w:val="00405979"/>
    <w:rsid w:val="0040673F"/>
    <w:rsid w:val="004100DE"/>
    <w:rsid w:val="00410925"/>
    <w:rsid w:val="004111F5"/>
    <w:rsid w:val="0041135F"/>
    <w:rsid w:val="00411B44"/>
    <w:rsid w:val="0041213D"/>
    <w:rsid w:val="00412CE7"/>
    <w:rsid w:val="00412D97"/>
    <w:rsid w:val="00413881"/>
    <w:rsid w:val="00414DEB"/>
    <w:rsid w:val="00416034"/>
    <w:rsid w:val="00416A98"/>
    <w:rsid w:val="00416F5D"/>
    <w:rsid w:val="0041734D"/>
    <w:rsid w:val="0041758A"/>
    <w:rsid w:val="00417949"/>
    <w:rsid w:val="004228C4"/>
    <w:rsid w:val="00422F0D"/>
    <w:rsid w:val="004231EA"/>
    <w:rsid w:val="004247CB"/>
    <w:rsid w:val="0042499D"/>
    <w:rsid w:val="00424DDD"/>
    <w:rsid w:val="00425B0D"/>
    <w:rsid w:val="00426E3B"/>
    <w:rsid w:val="004279B3"/>
    <w:rsid w:val="00427E4F"/>
    <w:rsid w:val="0043045C"/>
    <w:rsid w:val="00431E8B"/>
    <w:rsid w:val="0043461A"/>
    <w:rsid w:val="00434628"/>
    <w:rsid w:val="00434C35"/>
    <w:rsid w:val="00434F53"/>
    <w:rsid w:val="0043561D"/>
    <w:rsid w:val="00435A7C"/>
    <w:rsid w:val="00435E57"/>
    <w:rsid w:val="00436EC7"/>
    <w:rsid w:val="00440A63"/>
    <w:rsid w:val="004435BE"/>
    <w:rsid w:val="0044457C"/>
    <w:rsid w:val="0044468A"/>
    <w:rsid w:val="00444F99"/>
    <w:rsid w:val="00445231"/>
    <w:rsid w:val="004458BC"/>
    <w:rsid w:val="00445A77"/>
    <w:rsid w:val="00445CF0"/>
    <w:rsid w:val="00446549"/>
    <w:rsid w:val="004476E6"/>
    <w:rsid w:val="00450D0F"/>
    <w:rsid w:val="00451F86"/>
    <w:rsid w:val="00452025"/>
    <w:rsid w:val="004522EC"/>
    <w:rsid w:val="0045328D"/>
    <w:rsid w:val="00453E89"/>
    <w:rsid w:val="00454B76"/>
    <w:rsid w:val="00455019"/>
    <w:rsid w:val="0045552B"/>
    <w:rsid w:val="00456000"/>
    <w:rsid w:val="00457AB6"/>
    <w:rsid w:val="00457BDB"/>
    <w:rsid w:val="00460044"/>
    <w:rsid w:val="004609C5"/>
    <w:rsid w:val="00460A26"/>
    <w:rsid w:val="00461B95"/>
    <w:rsid w:val="00461C4C"/>
    <w:rsid w:val="0046244F"/>
    <w:rsid w:val="00462EB6"/>
    <w:rsid w:val="00463CF1"/>
    <w:rsid w:val="00463E55"/>
    <w:rsid w:val="00463E5D"/>
    <w:rsid w:val="004642F9"/>
    <w:rsid w:val="0046437D"/>
    <w:rsid w:val="004645A3"/>
    <w:rsid w:val="004646F9"/>
    <w:rsid w:val="00466D6B"/>
    <w:rsid w:val="004727F9"/>
    <w:rsid w:val="00473000"/>
    <w:rsid w:val="004730FE"/>
    <w:rsid w:val="00473A92"/>
    <w:rsid w:val="00473C38"/>
    <w:rsid w:val="00473D28"/>
    <w:rsid w:val="004741BB"/>
    <w:rsid w:val="00474618"/>
    <w:rsid w:val="00476F89"/>
    <w:rsid w:val="00477B94"/>
    <w:rsid w:val="00481952"/>
    <w:rsid w:val="00481A49"/>
    <w:rsid w:val="004823E6"/>
    <w:rsid w:val="0048391C"/>
    <w:rsid w:val="0048524B"/>
    <w:rsid w:val="00485A86"/>
    <w:rsid w:val="00485AC3"/>
    <w:rsid w:val="0048718B"/>
    <w:rsid w:val="004873BC"/>
    <w:rsid w:val="00487FCC"/>
    <w:rsid w:val="00490591"/>
    <w:rsid w:val="00491EB6"/>
    <w:rsid w:val="00492672"/>
    <w:rsid w:val="00492857"/>
    <w:rsid w:val="00492FC9"/>
    <w:rsid w:val="0049324D"/>
    <w:rsid w:val="004937E2"/>
    <w:rsid w:val="004938B6"/>
    <w:rsid w:val="00494683"/>
    <w:rsid w:val="00495561"/>
    <w:rsid w:val="004963A2"/>
    <w:rsid w:val="00497158"/>
    <w:rsid w:val="00497E71"/>
    <w:rsid w:val="004A004B"/>
    <w:rsid w:val="004A08BF"/>
    <w:rsid w:val="004A09E0"/>
    <w:rsid w:val="004A0C28"/>
    <w:rsid w:val="004A0D0E"/>
    <w:rsid w:val="004A14BB"/>
    <w:rsid w:val="004A1853"/>
    <w:rsid w:val="004A2303"/>
    <w:rsid w:val="004A2733"/>
    <w:rsid w:val="004A298F"/>
    <w:rsid w:val="004A2D06"/>
    <w:rsid w:val="004A4857"/>
    <w:rsid w:val="004A4BC1"/>
    <w:rsid w:val="004A5C46"/>
    <w:rsid w:val="004A77EA"/>
    <w:rsid w:val="004A795C"/>
    <w:rsid w:val="004A7F81"/>
    <w:rsid w:val="004B0129"/>
    <w:rsid w:val="004B08F8"/>
    <w:rsid w:val="004B17AC"/>
    <w:rsid w:val="004B1D4D"/>
    <w:rsid w:val="004B1DE3"/>
    <w:rsid w:val="004B2762"/>
    <w:rsid w:val="004B2C1D"/>
    <w:rsid w:val="004B3E6C"/>
    <w:rsid w:val="004B45FC"/>
    <w:rsid w:val="004B4A20"/>
    <w:rsid w:val="004B4A54"/>
    <w:rsid w:val="004B4B3D"/>
    <w:rsid w:val="004B604C"/>
    <w:rsid w:val="004B798F"/>
    <w:rsid w:val="004B7CFB"/>
    <w:rsid w:val="004B7EC0"/>
    <w:rsid w:val="004C01C1"/>
    <w:rsid w:val="004C09E7"/>
    <w:rsid w:val="004C11EC"/>
    <w:rsid w:val="004C193F"/>
    <w:rsid w:val="004C1E68"/>
    <w:rsid w:val="004C2913"/>
    <w:rsid w:val="004C40EF"/>
    <w:rsid w:val="004C5050"/>
    <w:rsid w:val="004C53C2"/>
    <w:rsid w:val="004C673F"/>
    <w:rsid w:val="004C683C"/>
    <w:rsid w:val="004C75A6"/>
    <w:rsid w:val="004C7E3E"/>
    <w:rsid w:val="004C7E5A"/>
    <w:rsid w:val="004D02A9"/>
    <w:rsid w:val="004D045D"/>
    <w:rsid w:val="004D0C8F"/>
    <w:rsid w:val="004D17DF"/>
    <w:rsid w:val="004D4BE5"/>
    <w:rsid w:val="004D503E"/>
    <w:rsid w:val="004D51B3"/>
    <w:rsid w:val="004D755F"/>
    <w:rsid w:val="004E0C99"/>
    <w:rsid w:val="004E1216"/>
    <w:rsid w:val="004E12C7"/>
    <w:rsid w:val="004E12FA"/>
    <w:rsid w:val="004E33FC"/>
    <w:rsid w:val="004E3825"/>
    <w:rsid w:val="004E3C90"/>
    <w:rsid w:val="004E3F0F"/>
    <w:rsid w:val="004E3F3F"/>
    <w:rsid w:val="004E49E4"/>
    <w:rsid w:val="004E5138"/>
    <w:rsid w:val="004E64A0"/>
    <w:rsid w:val="004E71FA"/>
    <w:rsid w:val="004F0A48"/>
    <w:rsid w:val="004F0E22"/>
    <w:rsid w:val="004F0E3E"/>
    <w:rsid w:val="004F0F6A"/>
    <w:rsid w:val="004F378B"/>
    <w:rsid w:val="004F4364"/>
    <w:rsid w:val="004F490D"/>
    <w:rsid w:val="004F5F2E"/>
    <w:rsid w:val="004F68C9"/>
    <w:rsid w:val="004F6973"/>
    <w:rsid w:val="004F7DCE"/>
    <w:rsid w:val="005016DF"/>
    <w:rsid w:val="00501852"/>
    <w:rsid w:val="005027B6"/>
    <w:rsid w:val="0050571B"/>
    <w:rsid w:val="00505CDC"/>
    <w:rsid w:val="00507634"/>
    <w:rsid w:val="00507A32"/>
    <w:rsid w:val="005106A5"/>
    <w:rsid w:val="00511BA0"/>
    <w:rsid w:val="00512258"/>
    <w:rsid w:val="0051245B"/>
    <w:rsid w:val="00513524"/>
    <w:rsid w:val="00513792"/>
    <w:rsid w:val="005140E5"/>
    <w:rsid w:val="00514BAD"/>
    <w:rsid w:val="005150EF"/>
    <w:rsid w:val="005159CD"/>
    <w:rsid w:val="00515D9B"/>
    <w:rsid w:val="00515E0B"/>
    <w:rsid w:val="00515E7D"/>
    <w:rsid w:val="00517A46"/>
    <w:rsid w:val="005201D6"/>
    <w:rsid w:val="005223D0"/>
    <w:rsid w:val="00524B5E"/>
    <w:rsid w:val="00525BB0"/>
    <w:rsid w:val="0052724A"/>
    <w:rsid w:val="0052735A"/>
    <w:rsid w:val="00527DF0"/>
    <w:rsid w:val="00527E30"/>
    <w:rsid w:val="00530E0B"/>
    <w:rsid w:val="00531177"/>
    <w:rsid w:val="0053217C"/>
    <w:rsid w:val="00532F2A"/>
    <w:rsid w:val="00534432"/>
    <w:rsid w:val="00535062"/>
    <w:rsid w:val="00535FB6"/>
    <w:rsid w:val="00536797"/>
    <w:rsid w:val="00537A7A"/>
    <w:rsid w:val="00537DC4"/>
    <w:rsid w:val="005402DD"/>
    <w:rsid w:val="00541397"/>
    <w:rsid w:val="00541455"/>
    <w:rsid w:val="00542D1B"/>
    <w:rsid w:val="0054346C"/>
    <w:rsid w:val="00543E44"/>
    <w:rsid w:val="0054473B"/>
    <w:rsid w:val="00545583"/>
    <w:rsid w:val="005475B3"/>
    <w:rsid w:val="005479FB"/>
    <w:rsid w:val="005506F9"/>
    <w:rsid w:val="00550A64"/>
    <w:rsid w:val="00552CA7"/>
    <w:rsid w:val="00552D8E"/>
    <w:rsid w:val="00552E37"/>
    <w:rsid w:val="00553E2B"/>
    <w:rsid w:val="005559E8"/>
    <w:rsid w:val="00556472"/>
    <w:rsid w:val="005569BD"/>
    <w:rsid w:val="00557342"/>
    <w:rsid w:val="00557B1A"/>
    <w:rsid w:val="00560083"/>
    <w:rsid w:val="005611CC"/>
    <w:rsid w:val="005631CE"/>
    <w:rsid w:val="00563607"/>
    <w:rsid w:val="00564642"/>
    <w:rsid w:val="00565414"/>
    <w:rsid w:val="005656DF"/>
    <w:rsid w:val="005657D4"/>
    <w:rsid w:val="00570991"/>
    <w:rsid w:val="00570C7B"/>
    <w:rsid w:val="00570CA8"/>
    <w:rsid w:val="0057174D"/>
    <w:rsid w:val="00571E9F"/>
    <w:rsid w:val="00571ECD"/>
    <w:rsid w:val="0057245E"/>
    <w:rsid w:val="00572ED6"/>
    <w:rsid w:val="00573205"/>
    <w:rsid w:val="005766DD"/>
    <w:rsid w:val="00576705"/>
    <w:rsid w:val="005803A7"/>
    <w:rsid w:val="0058168D"/>
    <w:rsid w:val="005832B7"/>
    <w:rsid w:val="0058390C"/>
    <w:rsid w:val="0058433C"/>
    <w:rsid w:val="0058529D"/>
    <w:rsid w:val="005853DF"/>
    <w:rsid w:val="005863D9"/>
    <w:rsid w:val="00586DA2"/>
    <w:rsid w:val="0058752E"/>
    <w:rsid w:val="00587B3F"/>
    <w:rsid w:val="00591D10"/>
    <w:rsid w:val="00592DEB"/>
    <w:rsid w:val="00593E09"/>
    <w:rsid w:val="005948FF"/>
    <w:rsid w:val="00594A6A"/>
    <w:rsid w:val="00594F4D"/>
    <w:rsid w:val="005953CD"/>
    <w:rsid w:val="00595BDD"/>
    <w:rsid w:val="0059672A"/>
    <w:rsid w:val="005A29E4"/>
    <w:rsid w:val="005A31B7"/>
    <w:rsid w:val="005A3686"/>
    <w:rsid w:val="005A3CAA"/>
    <w:rsid w:val="005A5168"/>
    <w:rsid w:val="005A5795"/>
    <w:rsid w:val="005A593D"/>
    <w:rsid w:val="005A5AAD"/>
    <w:rsid w:val="005A5BE8"/>
    <w:rsid w:val="005A5EF7"/>
    <w:rsid w:val="005A6C30"/>
    <w:rsid w:val="005A6D95"/>
    <w:rsid w:val="005A74D6"/>
    <w:rsid w:val="005A7685"/>
    <w:rsid w:val="005A7C23"/>
    <w:rsid w:val="005A7F13"/>
    <w:rsid w:val="005B11DF"/>
    <w:rsid w:val="005B49E7"/>
    <w:rsid w:val="005B579B"/>
    <w:rsid w:val="005B61FB"/>
    <w:rsid w:val="005B6A27"/>
    <w:rsid w:val="005B781A"/>
    <w:rsid w:val="005B7C5F"/>
    <w:rsid w:val="005C03EA"/>
    <w:rsid w:val="005C17E7"/>
    <w:rsid w:val="005C2FF8"/>
    <w:rsid w:val="005C4567"/>
    <w:rsid w:val="005C54BF"/>
    <w:rsid w:val="005C5C0D"/>
    <w:rsid w:val="005C78DC"/>
    <w:rsid w:val="005C7A21"/>
    <w:rsid w:val="005D0340"/>
    <w:rsid w:val="005D04C0"/>
    <w:rsid w:val="005D0A04"/>
    <w:rsid w:val="005D1239"/>
    <w:rsid w:val="005D1411"/>
    <w:rsid w:val="005D32A7"/>
    <w:rsid w:val="005D75C1"/>
    <w:rsid w:val="005E0E26"/>
    <w:rsid w:val="005E1314"/>
    <w:rsid w:val="005E14AB"/>
    <w:rsid w:val="005E2BDF"/>
    <w:rsid w:val="005E3199"/>
    <w:rsid w:val="005E44B5"/>
    <w:rsid w:val="005E48D2"/>
    <w:rsid w:val="005E4F30"/>
    <w:rsid w:val="005E51F7"/>
    <w:rsid w:val="005E574B"/>
    <w:rsid w:val="005E59D2"/>
    <w:rsid w:val="005E6191"/>
    <w:rsid w:val="005E62C1"/>
    <w:rsid w:val="005E669F"/>
    <w:rsid w:val="005E66B1"/>
    <w:rsid w:val="005E715A"/>
    <w:rsid w:val="005E76FD"/>
    <w:rsid w:val="005F0CBD"/>
    <w:rsid w:val="005F1322"/>
    <w:rsid w:val="005F31AD"/>
    <w:rsid w:val="005F341C"/>
    <w:rsid w:val="005F5583"/>
    <w:rsid w:val="005F5D13"/>
    <w:rsid w:val="005F6847"/>
    <w:rsid w:val="005F6D5F"/>
    <w:rsid w:val="006001DF"/>
    <w:rsid w:val="006009E5"/>
    <w:rsid w:val="0060188B"/>
    <w:rsid w:val="00601CD8"/>
    <w:rsid w:val="00601F74"/>
    <w:rsid w:val="00602049"/>
    <w:rsid w:val="00602303"/>
    <w:rsid w:val="006029F1"/>
    <w:rsid w:val="00602CCC"/>
    <w:rsid w:val="0060364D"/>
    <w:rsid w:val="00603B92"/>
    <w:rsid w:val="006047B6"/>
    <w:rsid w:val="00604B59"/>
    <w:rsid w:val="00604CF2"/>
    <w:rsid w:val="00605C45"/>
    <w:rsid w:val="00605CE9"/>
    <w:rsid w:val="006067B8"/>
    <w:rsid w:val="00606A89"/>
    <w:rsid w:val="00607318"/>
    <w:rsid w:val="00610325"/>
    <w:rsid w:val="0061053F"/>
    <w:rsid w:val="006114BE"/>
    <w:rsid w:val="00612DA4"/>
    <w:rsid w:val="00613A4B"/>
    <w:rsid w:val="00620735"/>
    <w:rsid w:val="00620F54"/>
    <w:rsid w:val="0062205A"/>
    <w:rsid w:val="00622EAA"/>
    <w:rsid w:val="006245F5"/>
    <w:rsid w:val="00624757"/>
    <w:rsid w:val="00625B4E"/>
    <w:rsid w:val="00625B8E"/>
    <w:rsid w:val="00626C56"/>
    <w:rsid w:val="0063120D"/>
    <w:rsid w:val="0063138F"/>
    <w:rsid w:val="00631A6B"/>
    <w:rsid w:val="00632E67"/>
    <w:rsid w:val="0063448F"/>
    <w:rsid w:val="0063454F"/>
    <w:rsid w:val="00634A13"/>
    <w:rsid w:val="00634B3B"/>
    <w:rsid w:val="00635086"/>
    <w:rsid w:val="006352F2"/>
    <w:rsid w:val="00635DC1"/>
    <w:rsid w:val="0063675E"/>
    <w:rsid w:val="00637311"/>
    <w:rsid w:val="00637C1A"/>
    <w:rsid w:val="0064008A"/>
    <w:rsid w:val="00640E3C"/>
    <w:rsid w:val="006418EE"/>
    <w:rsid w:val="00641D74"/>
    <w:rsid w:val="00642EC8"/>
    <w:rsid w:val="00643517"/>
    <w:rsid w:val="00643B6A"/>
    <w:rsid w:val="00643EF2"/>
    <w:rsid w:val="006450CF"/>
    <w:rsid w:val="0064592A"/>
    <w:rsid w:val="006459FB"/>
    <w:rsid w:val="00645BC9"/>
    <w:rsid w:val="006470E0"/>
    <w:rsid w:val="006501FE"/>
    <w:rsid w:val="006502C2"/>
    <w:rsid w:val="006505E2"/>
    <w:rsid w:val="00651032"/>
    <w:rsid w:val="00651B85"/>
    <w:rsid w:val="00652CA0"/>
    <w:rsid w:val="006531FA"/>
    <w:rsid w:val="00653AF2"/>
    <w:rsid w:val="00655221"/>
    <w:rsid w:val="006552AE"/>
    <w:rsid w:val="00655B64"/>
    <w:rsid w:val="0065690C"/>
    <w:rsid w:val="00656972"/>
    <w:rsid w:val="0065729A"/>
    <w:rsid w:val="00660815"/>
    <w:rsid w:val="00660F6A"/>
    <w:rsid w:val="00660FBB"/>
    <w:rsid w:val="00661E9B"/>
    <w:rsid w:val="00662084"/>
    <w:rsid w:val="00662085"/>
    <w:rsid w:val="00662691"/>
    <w:rsid w:val="00662E5D"/>
    <w:rsid w:val="0066384E"/>
    <w:rsid w:val="00663A8A"/>
    <w:rsid w:val="0066487D"/>
    <w:rsid w:val="006653C7"/>
    <w:rsid w:val="0066591E"/>
    <w:rsid w:val="00666245"/>
    <w:rsid w:val="00666482"/>
    <w:rsid w:val="00667C0A"/>
    <w:rsid w:val="0067052C"/>
    <w:rsid w:val="0067085E"/>
    <w:rsid w:val="00670CC9"/>
    <w:rsid w:val="00670F48"/>
    <w:rsid w:val="00672617"/>
    <w:rsid w:val="00672E7F"/>
    <w:rsid w:val="00675183"/>
    <w:rsid w:val="00675502"/>
    <w:rsid w:val="0067566E"/>
    <w:rsid w:val="00675C60"/>
    <w:rsid w:val="00675CC4"/>
    <w:rsid w:val="00676F65"/>
    <w:rsid w:val="006778D5"/>
    <w:rsid w:val="006807D7"/>
    <w:rsid w:val="006816A0"/>
    <w:rsid w:val="00682929"/>
    <w:rsid w:val="006832E7"/>
    <w:rsid w:val="00685028"/>
    <w:rsid w:val="0068568E"/>
    <w:rsid w:val="00685A75"/>
    <w:rsid w:val="0068637A"/>
    <w:rsid w:val="00686816"/>
    <w:rsid w:val="00687DBF"/>
    <w:rsid w:val="006907AA"/>
    <w:rsid w:val="006911F0"/>
    <w:rsid w:val="00691C8D"/>
    <w:rsid w:val="00691FBA"/>
    <w:rsid w:val="00692909"/>
    <w:rsid w:val="00694322"/>
    <w:rsid w:val="006945F0"/>
    <w:rsid w:val="00694AAB"/>
    <w:rsid w:val="006957CD"/>
    <w:rsid w:val="00697520"/>
    <w:rsid w:val="006A11B6"/>
    <w:rsid w:val="006A1408"/>
    <w:rsid w:val="006A1B05"/>
    <w:rsid w:val="006A2C84"/>
    <w:rsid w:val="006A3734"/>
    <w:rsid w:val="006A3C45"/>
    <w:rsid w:val="006B064C"/>
    <w:rsid w:val="006B07A2"/>
    <w:rsid w:val="006B11F1"/>
    <w:rsid w:val="006B161D"/>
    <w:rsid w:val="006B1758"/>
    <w:rsid w:val="006B1CC0"/>
    <w:rsid w:val="006B2C8C"/>
    <w:rsid w:val="006B3B55"/>
    <w:rsid w:val="006B3CF0"/>
    <w:rsid w:val="006B404D"/>
    <w:rsid w:val="006B4E2B"/>
    <w:rsid w:val="006B5180"/>
    <w:rsid w:val="006B5306"/>
    <w:rsid w:val="006B674F"/>
    <w:rsid w:val="006B6767"/>
    <w:rsid w:val="006B7CC2"/>
    <w:rsid w:val="006C1153"/>
    <w:rsid w:val="006C1A64"/>
    <w:rsid w:val="006C2845"/>
    <w:rsid w:val="006C376E"/>
    <w:rsid w:val="006C37C8"/>
    <w:rsid w:val="006C3A91"/>
    <w:rsid w:val="006C3CB0"/>
    <w:rsid w:val="006C53E2"/>
    <w:rsid w:val="006C53EB"/>
    <w:rsid w:val="006C55A6"/>
    <w:rsid w:val="006C570B"/>
    <w:rsid w:val="006C5844"/>
    <w:rsid w:val="006C61B9"/>
    <w:rsid w:val="006C68DF"/>
    <w:rsid w:val="006C76FE"/>
    <w:rsid w:val="006D0103"/>
    <w:rsid w:val="006D02CA"/>
    <w:rsid w:val="006D190E"/>
    <w:rsid w:val="006D28EA"/>
    <w:rsid w:val="006D2BA9"/>
    <w:rsid w:val="006D34D4"/>
    <w:rsid w:val="006D3BD3"/>
    <w:rsid w:val="006D3E9B"/>
    <w:rsid w:val="006D4152"/>
    <w:rsid w:val="006D612A"/>
    <w:rsid w:val="006D684D"/>
    <w:rsid w:val="006D73DE"/>
    <w:rsid w:val="006D7A07"/>
    <w:rsid w:val="006D7A1F"/>
    <w:rsid w:val="006E0981"/>
    <w:rsid w:val="006E0A30"/>
    <w:rsid w:val="006E0E73"/>
    <w:rsid w:val="006E13D7"/>
    <w:rsid w:val="006E18AF"/>
    <w:rsid w:val="006E1D4E"/>
    <w:rsid w:val="006E1E72"/>
    <w:rsid w:val="006E4A0D"/>
    <w:rsid w:val="006E4E73"/>
    <w:rsid w:val="006E600C"/>
    <w:rsid w:val="006E63E4"/>
    <w:rsid w:val="006E6A6A"/>
    <w:rsid w:val="006E77BE"/>
    <w:rsid w:val="006F0127"/>
    <w:rsid w:val="006F03EC"/>
    <w:rsid w:val="006F04D6"/>
    <w:rsid w:val="006F1580"/>
    <w:rsid w:val="006F1D17"/>
    <w:rsid w:val="006F351E"/>
    <w:rsid w:val="006F3FF2"/>
    <w:rsid w:val="006F422A"/>
    <w:rsid w:val="006F576C"/>
    <w:rsid w:val="006F5D02"/>
    <w:rsid w:val="006F6526"/>
    <w:rsid w:val="006F65CC"/>
    <w:rsid w:val="006F6644"/>
    <w:rsid w:val="006F7249"/>
    <w:rsid w:val="00701B5B"/>
    <w:rsid w:val="007032BB"/>
    <w:rsid w:val="0070345A"/>
    <w:rsid w:val="00703BFD"/>
    <w:rsid w:val="00704070"/>
    <w:rsid w:val="00704979"/>
    <w:rsid w:val="00704B73"/>
    <w:rsid w:val="0070536A"/>
    <w:rsid w:val="00705BAB"/>
    <w:rsid w:val="00706859"/>
    <w:rsid w:val="0071046B"/>
    <w:rsid w:val="00710AA7"/>
    <w:rsid w:val="00710AE1"/>
    <w:rsid w:val="007115CE"/>
    <w:rsid w:val="00711990"/>
    <w:rsid w:val="00711CFB"/>
    <w:rsid w:val="00711D19"/>
    <w:rsid w:val="0071251D"/>
    <w:rsid w:val="007125C3"/>
    <w:rsid w:val="007129E0"/>
    <w:rsid w:val="00714082"/>
    <w:rsid w:val="00714A3E"/>
    <w:rsid w:val="00715132"/>
    <w:rsid w:val="0071665E"/>
    <w:rsid w:val="00716F1E"/>
    <w:rsid w:val="00717702"/>
    <w:rsid w:val="00720292"/>
    <w:rsid w:val="007209A1"/>
    <w:rsid w:val="00720B8F"/>
    <w:rsid w:val="00720D76"/>
    <w:rsid w:val="00721CD4"/>
    <w:rsid w:val="007224E3"/>
    <w:rsid w:val="00722A8B"/>
    <w:rsid w:val="00722B21"/>
    <w:rsid w:val="007231D9"/>
    <w:rsid w:val="0072320C"/>
    <w:rsid w:val="00724547"/>
    <w:rsid w:val="00725411"/>
    <w:rsid w:val="00726038"/>
    <w:rsid w:val="00726BA7"/>
    <w:rsid w:val="00726E91"/>
    <w:rsid w:val="00727082"/>
    <w:rsid w:val="00727750"/>
    <w:rsid w:val="0072790A"/>
    <w:rsid w:val="0073011E"/>
    <w:rsid w:val="0073156B"/>
    <w:rsid w:val="007328B2"/>
    <w:rsid w:val="00734CC8"/>
    <w:rsid w:val="00735121"/>
    <w:rsid w:val="00735124"/>
    <w:rsid w:val="00735424"/>
    <w:rsid w:val="0073563E"/>
    <w:rsid w:val="00736C69"/>
    <w:rsid w:val="00736DEB"/>
    <w:rsid w:val="00737509"/>
    <w:rsid w:val="0074004C"/>
    <w:rsid w:val="00740C8C"/>
    <w:rsid w:val="00741E2D"/>
    <w:rsid w:val="007422C8"/>
    <w:rsid w:val="007435CB"/>
    <w:rsid w:val="0074395B"/>
    <w:rsid w:val="00743C55"/>
    <w:rsid w:val="00743C98"/>
    <w:rsid w:val="00743CEE"/>
    <w:rsid w:val="00744775"/>
    <w:rsid w:val="00744D89"/>
    <w:rsid w:val="007451C1"/>
    <w:rsid w:val="0074654A"/>
    <w:rsid w:val="00747731"/>
    <w:rsid w:val="007513D5"/>
    <w:rsid w:val="00751EDE"/>
    <w:rsid w:val="00751F34"/>
    <w:rsid w:val="007520C0"/>
    <w:rsid w:val="007527A2"/>
    <w:rsid w:val="00752E94"/>
    <w:rsid w:val="007533D7"/>
    <w:rsid w:val="007541F7"/>
    <w:rsid w:val="00755338"/>
    <w:rsid w:val="0075570D"/>
    <w:rsid w:val="007559D4"/>
    <w:rsid w:val="00756C82"/>
    <w:rsid w:val="0075742D"/>
    <w:rsid w:val="007575C1"/>
    <w:rsid w:val="00757FD7"/>
    <w:rsid w:val="00757FE6"/>
    <w:rsid w:val="0076011F"/>
    <w:rsid w:val="00760EC2"/>
    <w:rsid w:val="00761742"/>
    <w:rsid w:val="007617DE"/>
    <w:rsid w:val="00764037"/>
    <w:rsid w:val="00764093"/>
    <w:rsid w:val="007640D6"/>
    <w:rsid w:val="00764C13"/>
    <w:rsid w:val="00764ED1"/>
    <w:rsid w:val="00766366"/>
    <w:rsid w:val="0076656D"/>
    <w:rsid w:val="0076670F"/>
    <w:rsid w:val="0076795F"/>
    <w:rsid w:val="00770B2C"/>
    <w:rsid w:val="00770BAB"/>
    <w:rsid w:val="00770D42"/>
    <w:rsid w:val="00771C0B"/>
    <w:rsid w:val="0077224F"/>
    <w:rsid w:val="00772A35"/>
    <w:rsid w:val="00772F96"/>
    <w:rsid w:val="00773A5B"/>
    <w:rsid w:val="00773EC6"/>
    <w:rsid w:val="0077524D"/>
    <w:rsid w:val="00775530"/>
    <w:rsid w:val="00777ADB"/>
    <w:rsid w:val="00780C8F"/>
    <w:rsid w:val="007812EF"/>
    <w:rsid w:val="00781BE1"/>
    <w:rsid w:val="00782445"/>
    <w:rsid w:val="007839C5"/>
    <w:rsid w:val="00784C98"/>
    <w:rsid w:val="007857BB"/>
    <w:rsid w:val="007858A1"/>
    <w:rsid w:val="00785C3A"/>
    <w:rsid w:val="00785EEC"/>
    <w:rsid w:val="007860BE"/>
    <w:rsid w:val="0078615F"/>
    <w:rsid w:val="00786A44"/>
    <w:rsid w:val="00786CC6"/>
    <w:rsid w:val="00787A9D"/>
    <w:rsid w:val="007917B5"/>
    <w:rsid w:val="00793A48"/>
    <w:rsid w:val="00793AFA"/>
    <w:rsid w:val="00794DE9"/>
    <w:rsid w:val="00794F46"/>
    <w:rsid w:val="0079624B"/>
    <w:rsid w:val="0079752E"/>
    <w:rsid w:val="007A196D"/>
    <w:rsid w:val="007A1A54"/>
    <w:rsid w:val="007A2896"/>
    <w:rsid w:val="007A3CF9"/>
    <w:rsid w:val="007A43F4"/>
    <w:rsid w:val="007A49AC"/>
    <w:rsid w:val="007A4C4D"/>
    <w:rsid w:val="007A60DE"/>
    <w:rsid w:val="007A63A8"/>
    <w:rsid w:val="007A6975"/>
    <w:rsid w:val="007B00AE"/>
    <w:rsid w:val="007B04BB"/>
    <w:rsid w:val="007B0CF6"/>
    <w:rsid w:val="007B0D8D"/>
    <w:rsid w:val="007B1FE7"/>
    <w:rsid w:val="007B2010"/>
    <w:rsid w:val="007B217D"/>
    <w:rsid w:val="007B23C8"/>
    <w:rsid w:val="007B26EE"/>
    <w:rsid w:val="007B3F11"/>
    <w:rsid w:val="007B4612"/>
    <w:rsid w:val="007B483C"/>
    <w:rsid w:val="007B5930"/>
    <w:rsid w:val="007B6DDF"/>
    <w:rsid w:val="007B769D"/>
    <w:rsid w:val="007B798F"/>
    <w:rsid w:val="007C0275"/>
    <w:rsid w:val="007C03E3"/>
    <w:rsid w:val="007C0988"/>
    <w:rsid w:val="007C0EFB"/>
    <w:rsid w:val="007C1FED"/>
    <w:rsid w:val="007C2144"/>
    <w:rsid w:val="007C2E3F"/>
    <w:rsid w:val="007C3CB3"/>
    <w:rsid w:val="007C5B35"/>
    <w:rsid w:val="007C7954"/>
    <w:rsid w:val="007D16A2"/>
    <w:rsid w:val="007D1BF4"/>
    <w:rsid w:val="007D28EC"/>
    <w:rsid w:val="007D36FD"/>
    <w:rsid w:val="007D3EA3"/>
    <w:rsid w:val="007D46C6"/>
    <w:rsid w:val="007D46F2"/>
    <w:rsid w:val="007D63E0"/>
    <w:rsid w:val="007D6E9E"/>
    <w:rsid w:val="007E0592"/>
    <w:rsid w:val="007E1052"/>
    <w:rsid w:val="007E1691"/>
    <w:rsid w:val="007E1ACA"/>
    <w:rsid w:val="007E25F9"/>
    <w:rsid w:val="007E3681"/>
    <w:rsid w:val="007E3980"/>
    <w:rsid w:val="007E3B71"/>
    <w:rsid w:val="007E48E2"/>
    <w:rsid w:val="007E4984"/>
    <w:rsid w:val="007E5586"/>
    <w:rsid w:val="007E563E"/>
    <w:rsid w:val="007E72C0"/>
    <w:rsid w:val="007E7C3D"/>
    <w:rsid w:val="007E7CA4"/>
    <w:rsid w:val="007F0807"/>
    <w:rsid w:val="007F3001"/>
    <w:rsid w:val="007F3006"/>
    <w:rsid w:val="007F3226"/>
    <w:rsid w:val="007F369E"/>
    <w:rsid w:val="007F386F"/>
    <w:rsid w:val="007F4D15"/>
    <w:rsid w:val="007F5339"/>
    <w:rsid w:val="007F5482"/>
    <w:rsid w:val="007F56F4"/>
    <w:rsid w:val="007F63E3"/>
    <w:rsid w:val="007F6B22"/>
    <w:rsid w:val="007F6C9E"/>
    <w:rsid w:val="007F7B81"/>
    <w:rsid w:val="008001A1"/>
    <w:rsid w:val="008006A0"/>
    <w:rsid w:val="00800939"/>
    <w:rsid w:val="00800F0B"/>
    <w:rsid w:val="00801A8D"/>
    <w:rsid w:val="00801C01"/>
    <w:rsid w:val="00801FCD"/>
    <w:rsid w:val="008020C3"/>
    <w:rsid w:val="008021BA"/>
    <w:rsid w:val="00802EF0"/>
    <w:rsid w:val="00802F46"/>
    <w:rsid w:val="0080331C"/>
    <w:rsid w:val="00803516"/>
    <w:rsid w:val="008038EE"/>
    <w:rsid w:val="008038FC"/>
    <w:rsid w:val="00804E3E"/>
    <w:rsid w:val="0080677C"/>
    <w:rsid w:val="00807713"/>
    <w:rsid w:val="00807AA4"/>
    <w:rsid w:val="00807FC5"/>
    <w:rsid w:val="0081034B"/>
    <w:rsid w:val="00810437"/>
    <w:rsid w:val="00811124"/>
    <w:rsid w:val="008112BE"/>
    <w:rsid w:val="008115DD"/>
    <w:rsid w:val="00811EA8"/>
    <w:rsid w:val="008126EE"/>
    <w:rsid w:val="00813352"/>
    <w:rsid w:val="0081341B"/>
    <w:rsid w:val="00814D63"/>
    <w:rsid w:val="00815097"/>
    <w:rsid w:val="0081618C"/>
    <w:rsid w:val="008161B7"/>
    <w:rsid w:val="00816DFB"/>
    <w:rsid w:val="0081777E"/>
    <w:rsid w:val="008204EA"/>
    <w:rsid w:val="00820DC7"/>
    <w:rsid w:val="008218A5"/>
    <w:rsid w:val="00821AA8"/>
    <w:rsid w:val="00821B88"/>
    <w:rsid w:val="0082214C"/>
    <w:rsid w:val="008228B3"/>
    <w:rsid w:val="008228EF"/>
    <w:rsid w:val="00822C87"/>
    <w:rsid w:val="00823A2F"/>
    <w:rsid w:val="00823C90"/>
    <w:rsid w:val="00823E28"/>
    <w:rsid w:val="00823EE5"/>
    <w:rsid w:val="008244C1"/>
    <w:rsid w:val="00824A44"/>
    <w:rsid w:val="00826120"/>
    <w:rsid w:val="0082652B"/>
    <w:rsid w:val="00826A94"/>
    <w:rsid w:val="00826D9A"/>
    <w:rsid w:val="0082731A"/>
    <w:rsid w:val="00827977"/>
    <w:rsid w:val="00832729"/>
    <w:rsid w:val="0083318A"/>
    <w:rsid w:val="00833CF5"/>
    <w:rsid w:val="00834F2C"/>
    <w:rsid w:val="00834F7A"/>
    <w:rsid w:val="00835001"/>
    <w:rsid w:val="00835325"/>
    <w:rsid w:val="008358A5"/>
    <w:rsid w:val="0083666E"/>
    <w:rsid w:val="00836783"/>
    <w:rsid w:val="00836E29"/>
    <w:rsid w:val="008377DE"/>
    <w:rsid w:val="008406BC"/>
    <w:rsid w:val="0084208A"/>
    <w:rsid w:val="00842A41"/>
    <w:rsid w:val="008469B2"/>
    <w:rsid w:val="00846BE4"/>
    <w:rsid w:val="00846CF4"/>
    <w:rsid w:val="00846D44"/>
    <w:rsid w:val="008477E4"/>
    <w:rsid w:val="00850884"/>
    <w:rsid w:val="00850D12"/>
    <w:rsid w:val="00850EAC"/>
    <w:rsid w:val="008511C7"/>
    <w:rsid w:val="008513C0"/>
    <w:rsid w:val="008514E7"/>
    <w:rsid w:val="0085167A"/>
    <w:rsid w:val="0085172D"/>
    <w:rsid w:val="00851895"/>
    <w:rsid w:val="00851ADD"/>
    <w:rsid w:val="00852B23"/>
    <w:rsid w:val="0085462C"/>
    <w:rsid w:val="00854668"/>
    <w:rsid w:val="00855773"/>
    <w:rsid w:val="00855C80"/>
    <w:rsid w:val="00855D59"/>
    <w:rsid w:val="00856A41"/>
    <w:rsid w:val="00860EE6"/>
    <w:rsid w:val="00862102"/>
    <w:rsid w:val="008622FD"/>
    <w:rsid w:val="008639A8"/>
    <w:rsid w:val="00863ED5"/>
    <w:rsid w:val="00864396"/>
    <w:rsid w:val="00864644"/>
    <w:rsid w:val="00864F22"/>
    <w:rsid w:val="0086549A"/>
    <w:rsid w:val="00867415"/>
    <w:rsid w:val="00867F66"/>
    <w:rsid w:val="00872190"/>
    <w:rsid w:val="00872A17"/>
    <w:rsid w:val="0087303E"/>
    <w:rsid w:val="00873376"/>
    <w:rsid w:val="008736C1"/>
    <w:rsid w:val="008737A9"/>
    <w:rsid w:val="00875501"/>
    <w:rsid w:val="00876F1A"/>
    <w:rsid w:val="00877E99"/>
    <w:rsid w:val="00880863"/>
    <w:rsid w:val="00880A43"/>
    <w:rsid w:val="0088133B"/>
    <w:rsid w:val="0088366D"/>
    <w:rsid w:val="008838C9"/>
    <w:rsid w:val="008861DC"/>
    <w:rsid w:val="008869E5"/>
    <w:rsid w:val="0089149D"/>
    <w:rsid w:val="00891679"/>
    <w:rsid w:val="00892578"/>
    <w:rsid w:val="0089437B"/>
    <w:rsid w:val="0089498C"/>
    <w:rsid w:val="00895080"/>
    <w:rsid w:val="00895CB0"/>
    <w:rsid w:val="00897246"/>
    <w:rsid w:val="00897573"/>
    <w:rsid w:val="00897951"/>
    <w:rsid w:val="008A0563"/>
    <w:rsid w:val="008A0786"/>
    <w:rsid w:val="008A12E6"/>
    <w:rsid w:val="008A1904"/>
    <w:rsid w:val="008A19F1"/>
    <w:rsid w:val="008A1CA7"/>
    <w:rsid w:val="008A3EC4"/>
    <w:rsid w:val="008A54F0"/>
    <w:rsid w:val="008A5684"/>
    <w:rsid w:val="008A627A"/>
    <w:rsid w:val="008A6382"/>
    <w:rsid w:val="008A6BA6"/>
    <w:rsid w:val="008A73FF"/>
    <w:rsid w:val="008B0158"/>
    <w:rsid w:val="008B2B13"/>
    <w:rsid w:val="008B3C11"/>
    <w:rsid w:val="008B45DB"/>
    <w:rsid w:val="008B52ED"/>
    <w:rsid w:val="008B541E"/>
    <w:rsid w:val="008B6591"/>
    <w:rsid w:val="008B6A84"/>
    <w:rsid w:val="008B7927"/>
    <w:rsid w:val="008C1595"/>
    <w:rsid w:val="008C1CB2"/>
    <w:rsid w:val="008C3B2E"/>
    <w:rsid w:val="008C5CD2"/>
    <w:rsid w:val="008C68C9"/>
    <w:rsid w:val="008D0876"/>
    <w:rsid w:val="008D2A12"/>
    <w:rsid w:val="008D48A0"/>
    <w:rsid w:val="008D49C2"/>
    <w:rsid w:val="008D5C6C"/>
    <w:rsid w:val="008D61F7"/>
    <w:rsid w:val="008D64C9"/>
    <w:rsid w:val="008D6DB5"/>
    <w:rsid w:val="008D7F75"/>
    <w:rsid w:val="008E0CB3"/>
    <w:rsid w:val="008E132B"/>
    <w:rsid w:val="008E277B"/>
    <w:rsid w:val="008E3F44"/>
    <w:rsid w:val="008E4747"/>
    <w:rsid w:val="008E5101"/>
    <w:rsid w:val="008E569A"/>
    <w:rsid w:val="008E5D04"/>
    <w:rsid w:val="008E5FEE"/>
    <w:rsid w:val="008E7AFA"/>
    <w:rsid w:val="008F0593"/>
    <w:rsid w:val="008F106D"/>
    <w:rsid w:val="008F20ED"/>
    <w:rsid w:val="008F2C46"/>
    <w:rsid w:val="008F30C4"/>
    <w:rsid w:val="008F37A7"/>
    <w:rsid w:val="008F4AF5"/>
    <w:rsid w:val="008F53A6"/>
    <w:rsid w:val="008F6B5B"/>
    <w:rsid w:val="008F72CE"/>
    <w:rsid w:val="008F738B"/>
    <w:rsid w:val="008F74EC"/>
    <w:rsid w:val="008F7559"/>
    <w:rsid w:val="008F7874"/>
    <w:rsid w:val="0090019F"/>
    <w:rsid w:val="00900D6E"/>
    <w:rsid w:val="0090109D"/>
    <w:rsid w:val="009013A0"/>
    <w:rsid w:val="00901936"/>
    <w:rsid w:val="009020EC"/>
    <w:rsid w:val="00902123"/>
    <w:rsid w:val="0090241B"/>
    <w:rsid w:val="00902614"/>
    <w:rsid w:val="00902F50"/>
    <w:rsid w:val="00903599"/>
    <w:rsid w:val="00903A95"/>
    <w:rsid w:val="009044DE"/>
    <w:rsid w:val="00904A26"/>
    <w:rsid w:val="009066FC"/>
    <w:rsid w:val="00906755"/>
    <w:rsid w:val="00907141"/>
    <w:rsid w:val="00907AD1"/>
    <w:rsid w:val="00911070"/>
    <w:rsid w:val="00911396"/>
    <w:rsid w:val="009119AB"/>
    <w:rsid w:val="009124FD"/>
    <w:rsid w:val="00912BDA"/>
    <w:rsid w:val="0091300C"/>
    <w:rsid w:val="009142CE"/>
    <w:rsid w:val="00914532"/>
    <w:rsid w:val="0091466D"/>
    <w:rsid w:val="00914E52"/>
    <w:rsid w:val="009151F1"/>
    <w:rsid w:val="00915429"/>
    <w:rsid w:val="0091599B"/>
    <w:rsid w:val="00920048"/>
    <w:rsid w:val="00920812"/>
    <w:rsid w:val="00920E61"/>
    <w:rsid w:val="00922AD4"/>
    <w:rsid w:val="00922EFE"/>
    <w:rsid w:val="0092447F"/>
    <w:rsid w:val="00925BB1"/>
    <w:rsid w:val="00927267"/>
    <w:rsid w:val="00930D68"/>
    <w:rsid w:val="00930FA3"/>
    <w:rsid w:val="00931182"/>
    <w:rsid w:val="009316DA"/>
    <w:rsid w:val="00932041"/>
    <w:rsid w:val="00932436"/>
    <w:rsid w:val="00932580"/>
    <w:rsid w:val="00934130"/>
    <w:rsid w:val="00934351"/>
    <w:rsid w:val="009349CA"/>
    <w:rsid w:val="00934FB2"/>
    <w:rsid w:val="00937502"/>
    <w:rsid w:val="0093797B"/>
    <w:rsid w:val="009405D3"/>
    <w:rsid w:val="00940968"/>
    <w:rsid w:val="00941230"/>
    <w:rsid w:val="00941674"/>
    <w:rsid w:val="009424F3"/>
    <w:rsid w:val="009425C4"/>
    <w:rsid w:val="00942798"/>
    <w:rsid w:val="00942B9E"/>
    <w:rsid w:val="00943147"/>
    <w:rsid w:val="00944016"/>
    <w:rsid w:val="00944312"/>
    <w:rsid w:val="00944904"/>
    <w:rsid w:val="00944B5E"/>
    <w:rsid w:val="00946D3D"/>
    <w:rsid w:val="00947447"/>
    <w:rsid w:val="00951AD1"/>
    <w:rsid w:val="00951D97"/>
    <w:rsid w:val="00952DFD"/>
    <w:rsid w:val="00953193"/>
    <w:rsid w:val="00954123"/>
    <w:rsid w:val="00954ED0"/>
    <w:rsid w:val="00957FB6"/>
    <w:rsid w:val="00961FBD"/>
    <w:rsid w:val="0096364F"/>
    <w:rsid w:val="0096378A"/>
    <w:rsid w:val="00963872"/>
    <w:rsid w:val="00963E7F"/>
    <w:rsid w:val="009641D3"/>
    <w:rsid w:val="0096506B"/>
    <w:rsid w:val="0096508C"/>
    <w:rsid w:val="009651EA"/>
    <w:rsid w:val="00966DA2"/>
    <w:rsid w:val="00967A86"/>
    <w:rsid w:val="00967BFE"/>
    <w:rsid w:val="00967CEA"/>
    <w:rsid w:val="00970317"/>
    <w:rsid w:val="00971183"/>
    <w:rsid w:val="00971404"/>
    <w:rsid w:val="009746E6"/>
    <w:rsid w:val="00974E99"/>
    <w:rsid w:val="00975B4C"/>
    <w:rsid w:val="00976474"/>
    <w:rsid w:val="009766DE"/>
    <w:rsid w:val="00976922"/>
    <w:rsid w:val="0098028B"/>
    <w:rsid w:val="00980C3A"/>
    <w:rsid w:val="009816E2"/>
    <w:rsid w:val="00981DC4"/>
    <w:rsid w:val="00982C7E"/>
    <w:rsid w:val="00984659"/>
    <w:rsid w:val="00986926"/>
    <w:rsid w:val="009874D1"/>
    <w:rsid w:val="009875FF"/>
    <w:rsid w:val="00987766"/>
    <w:rsid w:val="00987A58"/>
    <w:rsid w:val="00990584"/>
    <w:rsid w:val="00993646"/>
    <w:rsid w:val="00993F23"/>
    <w:rsid w:val="009954E9"/>
    <w:rsid w:val="00996BED"/>
    <w:rsid w:val="00997059"/>
    <w:rsid w:val="0099722C"/>
    <w:rsid w:val="00997265"/>
    <w:rsid w:val="0099792B"/>
    <w:rsid w:val="009A098A"/>
    <w:rsid w:val="009A2843"/>
    <w:rsid w:val="009A5862"/>
    <w:rsid w:val="009A669B"/>
    <w:rsid w:val="009A756C"/>
    <w:rsid w:val="009A782D"/>
    <w:rsid w:val="009A79B9"/>
    <w:rsid w:val="009A7B2D"/>
    <w:rsid w:val="009A7BDD"/>
    <w:rsid w:val="009B0A24"/>
    <w:rsid w:val="009B13B3"/>
    <w:rsid w:val="009B1637"/>
    <w:rsid w:val="009B16C6"/>
    <w:rsid w:val="009B1A13"/>
    <w:rsid w:val="009B2723"/>
    <w:rsid w:val="009B30E8"/>
    <w:rsid w:val="009B3682"/>
    <w:rsid w:val="009B3722"/>
    <w:rsid w:val="009B4106"/>
    <w:rsid w:val="009B55A1"/>
    <w:rsid w:val="009B7BE5"/>
    <w:rsid w:val="009C0052"/>
    <w:rsid w:val="009C230D"/>
    <w:rsid w:val="009C28FA"/>
    <w:rsid w:val="009C2942"/>
    <w:rsid w:val="009C2A85"/>
    <w:rsid w:val="009C319E"/>
    <w:rsid w:val="009C3FD8"/>
    <w:rsid w:val="009C489B"/>
    <w:rsid w:val="009C5873"/>
    <w:rsid w:val="009C5AD5"/>
    <w:rsid w:val="009C706D"/>
    <w:rsid w:val="009C762D"/>
    <w:rsid w:val="009C7FEF"/>
    <w:rsid w:val="009D0B2C"/>
    <w:rsid w:val="009D11D0"/>
    <w:rsid w:val="009D17F1"/>
    <w:rsid w:val="009D1FA9"/>
    <w:rsid w:val="009D3E2E"/>
    <w:rsid w:val="009D46FD"/>
    <w:rsid w:val="009D559A"/>
    <w:rsid w:val="009D6E13"/>
    <w:rsid w:val="009E00DA"/>
    <w:rsid w:val="009E0739"/>
    <w:rsid w:val="009E10C9"/>
    <w:rsid w:val="009E171E"/>
    <w:rsid w:val="009E297E"/>
    <w:rsid w:val="009E2D85"/>
    <w:rsid w:val="009E2DA1"/>
    <w:rsid w:val="009E39A3"/>
    <w:rsid w:val="009E4534"/>
    <w:rsid w:val="009E4834"/>
    <w:rsid w:val="009E571C"/>
    <w:rsid w:val="009E6755"/>
    <w:rsid w:val="009E6C66"/>
    <w:rsid w:val="009E709A"/>
    <w:rsid w:val="009E71DE"/>
    <w:rsid w:val="009E7608"/>
    <w:rsid w:val="009E7873"/>
    <w:rsid w:val="009E787F"/>
    <w:rsid w:val="009F05CE"/>
    <w:rsid w:val="009F141E"/>
    <w:rsid w:val="009F1492"/>
    <w:rsid w:val="009F161F"/>
    <w:rsid w:val="009F1EA2"/>
    <w:rsid w:val="009F2FD7"/>
    <w:rsid w:val="009F44A0"/>
    <w:rsid w:val="009F507A"/>
    <w:rsid w:val="009F5718"/>
    <w:rsid w:val="009F57C4"/>
    <w:rsid w:val="009F708A"/>
    <w:rsid w:val="009F73EA"/>
    <w:rsid w:val="009F7807"/>
    <w:rsid w:val="009F7BFA"/>
    <w:rsid w:val="00A010DB"/>
    <w:rsid w:val="00A01382"/>
    <w:rsid w:val="00A01550"/>
    <w:rsid w:val="00A01910"/>
    <w:rsid w:val="00A01BA6"/>
    <w:rsid w:val="00A02F1E"/>
    <w:rsid w:val="00A05781"/>
    <w:rsid w:val="00A06166"/>
    <w:rsid w:val="00A06260"/>
    <w:rsid w:val="00A062E4"/>
    <w:rsid w:val="00A06E4A"/>
    <w:rsid w:val="00A06F9D"/>
    <w:rsid w:val="00A079BA"/>
    <w:rsid w:val="00A100F1"/>
    <w:rsid w:val="00A104A7"/>
    <w:rsid w:val="00A10B96"/>
    <w:rsid w:val="00A11815"/>
    <w:rsid w:val="00A127A1"/>
    <w:rsid w:val="00A12D06"/>
    <w:rsid w:val="00A13946"/>
    <w:rsid w:val="00A13B23"/>
    <w:rsid w:val="00A14C2A"/>
    <w:rsid w:val="00A17F0B"/>
    <w:rsid w:val="00A20251"/>
    <w:rsid w:val="00A205DD"/>
    <w:rsid w:val="00A20A9F"/>
    <w:rsid w:val="00A20F3D"/>
    <w:rsid w:val="00A21E74"/>
    <w:rsid w:val="00A2386B"/>
    <w:rsid w:val="00A24312"/>
    <w:rsid w:val="00A2488D"/>
    <w:rsid w:val="00A25069"/>
    <w:rsid w:val="00A26A85"/>
    <w:rsid w:val="00A32D1F"/>
    <w:rsid w:val="00A3339E"/>
    <w:rsid w:val="00A34190"/>
    <w:rsid w:val="00A346CF"/>
    <w:rsid w:val="00A34E7E"/>
    <w:rsid w:val="00A34F3C"/>
    <w:rsid w:val="00A34FEA"/>
    <w:rsid w:val="00A3676B"/>
    <w:rsid w:val="00A3717E"/>
    <w:rsid w:val="00A37B71"/>
    <w:rsid w:val="00A37D82"/>
    <w:rsid w:val="00A40381"/>
    <w:rsid w:val="00A40387"/>
    <w:rsid w:val="00A40406"/>
    <w:rsid w:val="00A41000"/>
    <w:rsid w:val="00A4120D"/>
    <w:rsid w:val="00A412F7"/>
    <w:rsid w:val="00A42784"/>
    <w:rsid w:val="00A42991"/>
    <w:rsid w:val="00A455FB"/>
    <w:rsid w:val="00A45FA2"/>
    <w:rsid w:val="00A50579"/>
    <w:rsid w:val="00A5101F"/>
    <w:rsid w:val="00A526D9"/>
    <w:rsid w:val="00A527DE"/>
    <w:rsid w:val="00A53676"/>
    <w:rsid w:val="00A536C1"/>
    <w:rsid w:val="00A53AB0"/>
    <w:rsid w:val="00A56719"/>
    <w:rsid w:val="00A56981"/>
    <w:rsid w:val="00A56A96"/>
    <w:rsid w:val="00A56CD9"/>
    <w:rsid w:val="00A57647"/>
    <w:rsid w:val="00A618C0"/>
    <w:rsid w:val="00A61DEC"/>
    <w:rsid w:val="00A6201F"/>
    <w:rsid w:val="00A6251B"/>
    <w:rsid w:val="00A63E6B"/>
    <w:rsid w:val="00A64171"/>
    <w:rsid w:val="00A647C2"/>
    <w:rsid w:val="00A64ED0"/>
    <w:rsid w:val="00A650AA"/>
    <w:rsid w:val="00A65C41"/>
    <w:rsid w:val="00A65E39"/>
    <w:rsid w:val="00A660B7"/>
    <w:rsid w:val="00A66C79"/>
    <w:rsid w:val="00A66E30"/>
    <w:rsid w:val="00A678CF"/>
    <w:rsid w:val="00A709E3"/>
    <w:rsid w:val="00A70CA1"/>
    <w:rsid w:val="00A71BF6"/>
    <w:rsid w:val="00A74159"/>
    <w:rsid w:val="00A743B7"/>
    <w:rsid w:val="00A74483"/>
    <w:rsid w:val="00A74A7A"/>
    <w:rsid w:val="00A75881"/>
    <w:rsid w:val="00A770DE"/>
    <w:rsid w:val="00A80CB5"/>
    <w:rsid w:val="00A841B9"/>
    <w:rsid w:val="00A8421B"/>
    <w:rsid w:val="00A84473"/>
    <w:rsid w:val="00A84C45"/>
    <w:rsid w:val="00A84D83"/>
    <w:rsid w:val="00A85AFC"/>
    <w:rsid w:val="00A86D62"/>
    <w:rsid w:val="00A874E9"/>
    <w:rsid w:val="00A903B7"/>
    <w:rsid w:val="00A904C5"/>
    <w:rsid w:val="00A90A0E"/>
    <w:rsid w:val="00A914EB"/>
    <w:rsid w:val="00A91516"/>
    <w:rsid w:val="00A91942"/>
    <w:rsid w:val="00A91CB7"/>
    <w:rsid w:val="00A927B4"/>
    <w:rsid w:val="00A944E9"/>
    <w:rsid w:val="00A9498C"/>
    <w:rsid w:val="00A94E1B"/>
    <w:rsid w:val="00A95037"/>
    <w:rsid w:val="00A97966"/>
    <w:rsid w:val="00AA0AF0"/>
    <w:rsid w:val="00AA0D3F"/>
    <w:rsid w:val="00AA0EED"/>
    <w:rsid w:val="00AA1AD5"/>
    <w:rsid w:val="00AA1E65"/>
    <w:rsid w:val="00AA3408"/>
    <w:rsid w:val="00AA3560"/>
    <w:rsid w:val="00AA4AB7"/>
    <w:rsid w:val="00AA5D3D"/>
    <w:rsid w:val="00AA6BB2"/>
    <w:rsid w:val="00AA75A1"/>
    <w:rsid w:val="00AB0800"/>
    <w:rsid w:val="00AB1A5D"/>
    <w:rsid w:val="00AB23B7"/>
    <w:rsid w:val="00AB44B8"/>
    <w:rsid w:val="00AB4A2C"/>
    <w:rsid w:val="00AB5CFA"/>
    <w:rsid w:val="00AB65DA"/>
    <w:rsid w:val="00AB7099"/>
    <w:rsid w:val="00AB7695"/>
    <w:rsid w:val="00AB7776"/>
    <w:rsid w:val="00AC04DA"/>
    <w:rsid w:val="00AC1F0B"/>
    <w:rsid w:val="00AC2939"/>
    <w:rsid w:val="00AC3261"/>
    <w:rsid w:val="00AC3924"/>
    <w:rsid w:val="00AC3B7B"/>
    <w:rsid w:val="00AC3F1D"/>
    <w:rsid w:val="00AC4335"/>
    <w:rsid w:val="00AC4954"/>
    <w:rsid w:val="00AC4ABB"/>
    <w:rsid w:val="00AC5E39"/>
    <w:rsid w:val="00AC62B4"/>
    <w:rsid w:val="00AC661B"/>
    <w:rsid w:val="00AC6E3B"/>
    <w:rsid w:val="00AC7098"/>
    <w:rsid w:val="00AD029B"/>
    <w:rsid w:val="00AD0506"/>
    <w:rsid w:val="00AD1319"/>
    <w:rsid w:val="00AD245D"/>
    <w:rsid w:val="00AD24EA"/>
    <w:rsid w:val="00AD2D8F"/>
    <w:rsid w:val="00AD2DC3"/>
    <w:rsid w:val="00AD523D"/>
    <w:rsid w:val="00AD5786"/>
    <w:rsid w:val="00AD6F89"/>
    <w:rsid w:val="00AD771D"/>
    <w:rsid w:val="00AD7731"/>
    <w:rsid w:val="00AE0083"/>
    <w:rsid w:val="00AE02C1"/>
    <w:rsid w:val="00AE0E5F"/>
    <w:rsid w:val="00AE2FF4"/>
    <w:rsid w:val="00AE316F"/>
    <w:rsid w:val="00AE31B4"/>
    <w:rsid w:val="00AE3746"/>
    <w:rsid w:val="00AE49DD"/>
    <w:rsid w:val="00AF0C57"/>
    <w:rsid w:val="00AF1037"/>
    <w:rsid w:val="00AF1BE0"/>
    <w:rsid w:val="00AF344B"/>
    <w:rsid w:val="00AF3871"/>
    <w:rsid w:val="00AF4565"/>
    <w:rsid w:val="00AF46B0"/>
    <w:rsid w:val="00AF49A5"/>
    <w:rsid w:val="00AF4A50"/>
    <w:rsid w:val="00AF4D10"/>
    <w:rsid w:val="00AF52A3"/>
    <w:rsid w:val="00AF5827"/>
    <w:rsid w:val="00AF684D"/>
    <w:rsid w:val="00AF72D0"/>
    <w:rsid w:val="00B0157B"/>
    <w:rsid w:val="00B01884"/>
    <w:rsid w:val="00B0207D"/>
    <w:rsid w:val="00B02C6F"/>
    <w:rsid w:val="00B030AA"/>
    <w:rsid w:val="00B030F2"/>
    <w:rsid w:val="00B03D9A"/>
    <w:rsid w:val="00B05E89"/>
    <w:rsid w:val="00B06562"/>
    <w:rsid w:val="00B074B0"/>
    <w:rsid w:val="00B075DE"/>
    <w:rsid w:val="00B078D9"/>
    <w:rsid w:val="00B10377"/>
    <w:rsid w:val="00B10459"/>
    <w:rsid w:val="00B10E86"/>
    <w:rsid w:val="00B112C1"/>
    <w:rsid w:val="00B1264A"/>
    <w:rsid w:val="00B1309E"/>
    <w:rsid w:val="00B1316B"/>
    <w:rsid w:val="00B13506"/>
    <w:rsid w:val="00B13A5F"/>
    <w:rsid w:val="00B13E19"/>
    <w:rsid w:val="00B13F77"/>
    <w:rsid w:val="00B145D6"/>
    <w:rsid w:val="00B14878"/>
    <w:rsid w:val="00B150E1"/>
    <w:rsid w:val="00B1582F"/>
    <w:rsid w:val="00B16622"/>
    <w:rsid w:val="00B16B42"/>
    <w:rsid w:val="00B16B82"/>
    <w:rsid w:val="00B205B4"/>
    <w:rsid w:val="00B20ADE"/>
    <w:rsid w:val="00B21489"/>
    <w:rsid w:val="00B21AFB"/>
    <w:rsid w:val="00B227A1"/>
    <w:rsid w:val="00B2367C"/>
    <w:rsid w:val="00B2453B"/>
    <w:rsid w:val="00B24642"/>
    <w:rsid w:val="00B251A1"/>
    <w:rsid w:val="00B2587F"/>
    <w:rsid w:val="00B27B62"/>
    <w:rsid w:val="00B30F42"/>
    <w:rsid w:val="00B337A3"/>
    <w:rsid w:val="00B34DD2"/>
    <w:rsid w:val="00B34FED"/>
    <w:rsid w:val="00B3747D"/>
    <w:rsid w:val="00B37BD7"/>
    <w:rsid w:val="00B37C74"/>
    <w:rsid w:val="00B37E44"/>
    <w:rsid w:val="00B37F5B"/>
    <w:rsid w:val="00B4093D"/>
    <w:rsid w:val="00B43D4A"/>
    <w:rsid w:val="00B43E10"/>
    <w:rsid w:val="00B43F0E"/>
    <w:rsid w:val="00B465E4"/>
    <w:rsid w:val="00B46BD2"/>
    <w:rsid w:val="00B46EFA"/>
    <w:rsid w:val="00B47471"/>
    <w:rsid w:val="00B47789"/>
    <w:rsid w:val="00B47C0D"/>
    <w:rsid w:val="00B5053E"/>
    <w:rsid w:val="00B5086F"/>
    <w:rsid w:val="00B5100E"/>
    <w:rsid w:val="00B51842"/>
    <w:rsid w:val="00B51B61"/>
    <w:rsid w:val="00B51D4E"/>
    <w:rsid w:val="00B53A20"/>
    <w:rsid w:val="00B55059"/>
    <w:rsid w:val="00B55280"/>
    <w:rsid w:val="00B55F9A"/>
    <w:rsid w:val="00B5651F"/>
    <w:rsid w:val="00B5736F"/>
    <w:rsid w:val="00B57C9E"/>
    <w:rsid w:val="00B60355"/>
    <w:rsid w:val="00B613EA"/>
    <w:rsid w:val="00B619FB"/>
    <w:rsid w:val="00B62B02"/>
    <w:rsid w:val="00B62DCF"/>
    <w:rsid w:val="00B63A63"/>
    <w:rsid w:val="00B64A46"/>
    <w:rsid w:val="00B64DAD"/>
    <w:rsid w:val="00B6543A"/>
    <w:rsid w:val="00B656A2"/>
    <w:rsid w:val="00B6639D"/>
    <w:rsid w:val="00B6649E"/>
    <w:rsid w:val="00B701E6"/>
    <w:rsid w:val="00B72650"/>
    <w:rsid w:val="00B72851"/>
    <w:rsid w:val="00B729F7"/>
    <w:rsid w:val="00B72EE5"/>
    <w:rsid w:val="00B73B3B"/>
    <w:rsid w:val="00B73C25"/>
    <w:rsid w:val="00B748B5"/>
    <w:rsid w:val="00B75DA8"/>
    <w:rsid w:val="00B76774"/>
    <w:rsid w:val="00B76D25"/>
    <w:rsid w:val="00B77D05"/>
    <w:rsid w:val="00B81630"/>
    <w:rsid w:val="00B81BCC"/>
    <w:rsid w:val="00B82CA4"/>
    <w:rsid w:val="00B82FE1"/>
    <w:rsid w:val="00B83539"/>
    <w:rsid w:val="00B83AB6"/>
    <w:rsid w:val="00B84456"/>
    <w:rsid w:val="00B856CC"/>
    <w:rsid w:val="00B85B47"/>
    <w:rsid w:val="00B86523"/>
    <w:rsid w:val="00B86BFE"/>
    <w:rsid w:val="00B8722F"/>
    <w:rsid w:val="00B87465"/>
    <w:rsid w:val="00B87852"/>
    <w:rsid w:val="00B87F6B"/>
    <w:rsid w:val="00B90DBC"/>
    <w:rsid w:val="00B9127D"/>
    <w:rsid w:val="00B9250C"/>
    <w:rsid w:val="00B9265D"/>
    <w:rsid w:val="00B93397"/>
    <w:rsid w:val="00B93C4E"/>
    <w:rsid w:val="00B94617"/>
    <w:rsid w:val="00B946ED"/>
    <w:rsid w:val="00B94B5F"/>
    <w:rsid w:val="00B95354"/>
    <w:rsid w:val="00B95F99"/>
    <w:rsid w:val="00B964B7"/>
    <w:rsid w:val="00BA0212"/>
    <w:rsid w:val="00BA10AF"/>
    <w:rsid w:val="00BA1954"/>
    <w:rsid w:val="00BA23E4"/>
    <w:rsid w:val="00BA288B"/>
    <w:rsid w:val="00BA2D09"/>
    <w:rsid w:val="00BA327E"/>
    <w:rsid w:val="00BA394C"/>
    <w:rsid w:val="00BA3C98"/>
    <w:rsid w:val="00BA4BE6"/>
    <w:rsid w:val="00BA50AB"/>
    <w:rsid w:val="00BA5841"/>
    <w:rsid w:val="00BA61FA"/>
    <w:rsid w:val="00BA6A8F"/>
    <w:rsid w:val="00BA70D1"/>
    <w:rsid w:val="00BB0C3E"/>
    <w:rsid w:val="00BB11A1"/>
    <w:rsid w:val="00BB190A"/>
    <w:rsid w:val="00BB20D0"/>
    <w:rsid w:val="00BB2585"/>
    <w:rsid w:val="00BB2888"/>
    <w:rsid w:val="00BB3748"/>
    <w:rsid w:val="00BB39AB"/>
    <w:rsid w:val="00BB4C15"/>
    <w:rsid w:val="00BB5B3B"/>
    <w:rsid w:val="00BB5B3F"/>
    <w:rsid w:val="00BB7BF8"/>
    <w:rsid w:val="00BB7FEC"/>
    <w:rsid w:val="00BC1060"/>
    <w:rsid w:val="00BC11AB"/>
    <w:rsid w:val="00BC18A7"/>
    <w:rsid w:val="00BC1BAF"/>
    <w:rsid w:val="00BC25BC"/>
    <w:rsid w:val="00BC3318"/>
    <w:rsid w:val="00BC3F66"/>
    <w:rsid w:val="00BC4B9D"/>
    <w:rsid w:val="00BC4C18"/>
    <w:rsid w:val="00BC575E"/>
    <w:rsid w:val="00BC5D77"/>
    <w:rsid w:val="00BC698E"/>
    <w:rsid w:val="00BC7481"/>
    <w:rsid w:val="00BD001F"/>
    <w:rsid w:val="00BD1058"/>
    <w:rsid w:val="00BD4186"/>
    <w:rsid w:val="00BD576D"/>
    <w:rsid w:val="00BD6444"/>
    <w:rsid w:val="00BD6AC6"/>
    <w:rsid w:val="00BD79E7"/>
    <w:rsid w:val="00BE0A1D"/>
    <w:rsid w:val="00BE18DC"/>
    <w:rsid w:val="00BE3B95"/>
    <w:rsid w:val="00BE4572"/>
    <w:rsid w:val="00BE45C5"/>
    <w:rsid w:val="00BE4C86"/>
    <w:rsid w:val="00BE4DBD"/>
    <w:rsid w:val="00BE53E5"/>
    <w:rsid w:val="00BE64F4"/>
    <w:rsid w:val="00BE6834"/>
    <w:rsid w:val="00BE700A"/>
    <w:rsid w:val="00BF17FF"/>
    <w:rsid w:val="00BF3A4C"/>
    <w:rsid w:val="00BF3AE2"/>
    <w:rsid w:val="00BF42FF"/>
    <w:rsid w:val="00BF56CE"/>
    <w:rsid w:val="00BF666C"/>
    <w:rsid w:val="00C00077"/>
    <w:rsid w:val="00C0061E"/>
    <w:rsid w:val="00C00B9F"/>
    <w:rsid w:val="00C01094"/>
    <w:rsid w:val="00C01844"/>
    <w:rsid w:val="00C04294"/>
    <w:rsid w:val="00C04358"/>
    <w:rsid w:val="00C06ABD"/>
    <w:rsid w:val="00C06FD3"/>
    <w:rsid w:val="00C0791B"/>
    <w:rsid w:val="00C07972"/>
    <w:rsid w:val="00C10338"/>
    <w:rsid w:val="00C10E99"/>
    <w:rsid w:val="00C1150B"/>
    <w:rsid w:val="00C11A1F"/>
    <w:rsid w:val="00C11D2F"/>
    <w:rsid w:val="00C11DFF"/>
    <w:rsid w:val="00C12061"/>
    <w:rsid w:val="00C13C74"/>
    <w:rsid w:val="00C141AB"/>
    <w:rsid w:val="00C14DC5"/>
    <w:rsid w:val="00C15216"/>
    <w:rsid w:val="00C15AA2"/>
    <w:rsid w:val="00C209B4"/>
    <w:rsid w:val="00C233D5"/>
    <w:rsid w:val="00C24CFD"/>
    <w:rsid w:val="00C26579"/>
    <w:rsid w:val="00C265B7"/>
    <w:rsid w:val="00C267E0"/>
    <w:rsid w:val="00C277AD"/>
    <w:rsid w:val="00C277E4"/>
    <w:rsid w:val="00C27D1B"/>
    <w:rsid w:val="00C30658"/>
    <w:rsid w:val="00C306C9"/>
    <w:rsid w:val="00C33980"/>
    <w:rsid w:val="00C35725"/>
    <w:rsid w:val="00C35AE6"/>
    <w:rsid w:val="00C35FF2"/>
    <w:rsid w:val="00C40E49"/>
    <w:rsid w:val="00C41542"/>
    <w:rsid w:val="00C420D2"/>
    <w:rsid w:val="00C429B1"/>
    <w:rsid w:val="00C43935"/>
    <w:rsid w:val="00C43C2B"/>
    <w:rsid w:val="00C43E05"/>
    <w:rsid w:val="00C44260"/>
    <w:rsid w:val="00C446B4"/>
    <w:rsid w:val="00C4491C"/>
    <w:rsid w:val="00C44B62"/>
    <w:rsid w:val="00C45A42"/>
    <w:rsid w:val="00C45D6B"/>
    <w:rsid w:val="00C47567"/>
    <w:rsid w:val="00C47D11"/>
    <w:rsid w:val="00C47F3C"/>
    <w:rsid w:val="00C50B01"/>
    <w:rsid w:val="00C50C8A"/>
    <w:rsid w:val="00C51700"/>
    <w:rsid w:val="00C51914"/>
    <w:rsid w:val="00C51D13"/>
    <w:rsid w:val="00C525DC"/>
    <w:rsid w:val="00C52EAD"/>
    <w:rsid w:val="00C534FF"/>
    <w:rsid w:val="00C546FC"/>
    <w:rsid w:val="00C562D5"/>
    <w:rsid w:val="00C56683"/>
    <w:rsid w:val="00C57AEE"/>
    <w:rsid w:val="00C604D9"/>
    <w:rsid w:val="00C610CF"/>
    <w:rsid w:val="00C6152B"/>
    <w:rsid w:val="00C61658"/>
    <w:rsid w:val="00C620D8"/>
    <w:rsid w:val="00C62243"/>
    <w:rsid w:val="00C62713"/>
    <w:rsid w:val="00C62846"/>
    <w:rsid w:val="00C631E2"/>
    <w:rsid w:val="00C639FF"/>
    <w:rsid w:val="00C63B37"/>
    <w:rsid w:val="00C63C7F"/>
    <w:rsid w:val="00C646EE"/>
    <w:rsid w:val="00C66325"/>
    <w:rsid w:val="00C671D5"/>
    <w:rsid w:val="00C67563"/>
    <w:rsid w:val="00C675C7"/>
    <w:rsid w:val="00C70507"/>
    <w:rsid w:val="00C70B36"/>
    <w:rsid w:val="00C713D4"/>
    <w:rsid w:val="00C73718"/>
    <w:rsid w:val="00C7388C"/>
    <w:rsid w:val="00C73CC8"/>
    <w:rsid w:val="00C7445F"/>
    <w:rsid w:val="00C75342"/>
    <w:rsid w:val="00C768E2"/>
    <w:rsid w:val="00C76EE8"/>
    <w:rsid w:val="00C802CD"/>
    <w:rsid w:val="00C80F7A"/>
    <w:rsid w:val="00C823EE"/>
    <w:rsid w:val="00C82D54"/>
    <w:rsid w:val="00C83799"/>
    <w:rsid w:val="00C839D2"/>
    <w:rsid w:val="00C83FC4"/>
    <w:rsid w:val="00C840E8"/>
    <w:rsid w:val="00C85A3B"/>
    <w:rsid w:val="00C85A7A"/>
    <w:rsid w:val="00C85C6B"/>
    <w:rsid w:val="00C86900"/>
    <w:rsid w:val="00C901B3"/>
    <w:rsid w:val="00C91D67"/>
    <w:rsid w:val="00C92C00"/>
    <w:rsid w:val="00C92CB7"/>
    <w:rsid w:val="00C934AC"/>
    <w:rsid w:val="00C93704"/>
    <w:rsid w:val="00C946B6"/>
    <w:rsid w:val="00C948C6"/>
    <w:rsid w:val="00C95075"/>
    <w:rsid w:val="00C952DB"/>
    <w:rsid w:val="00C956A7"/>
    <w:rsid w:val="00C9579B"/>
    <w:rsid w:val="00C9583B"/>
    <w:rsid w:val="00C9583E"/>
    <w:rsid w:val="00C95A15"/>
    <w:rsid w:val="00C95E2D"/>
    <w:rsid w:val="00C96C4A"/>
    <w:rsid w:val="00C97AB5"/>
    <w:rsid w:val="00CA1E3C"/>
    <w:rsid w:val="00CA253F"/>
    <w:rsid w:val="00CA2FA1"/>
    <w:rsid w:val="00CA310C"/>
    <w:rsid w:val="00CA37DA"/>
    <w:rsid w:val="00CA4E4A"/>
    <w:rsid w:val="00CA5489"/>
    <w:rsid w:val="00CA6627"/>
    <w:rsid w:val="00CA74EE"/>
    <w:rsid w:val="00CA7C68"/>
    <w:rsid w:val="00CA7ED4"/>
    <w:rsid w:val="00CB022A"/>
    <w:rsid w:val="00CB0651"/>
    <w:rsid w:val="00CB0DA5"/>
    <w:rsid w:val="00CB2540"/>
    <w:rsid w:val="00CB25DF"/>
    <w:rsid w:val="00CB27DD"/>
    <w:rsid w:val="00CB37DB"/>
    <w:rsid w:val="00CB44FF"/>
    <w:rsid w:val="00CB458B"/>
    <w:rsid w:val="00CB46C6"/>
    <w:rsid w:val="00CB4F05"/>
    <w:rsid w:val="00CB579F"/>
    <w:rsid w:val="00CB5D66"/>
    <w:rsid w:val="00CB6015"/>
    <w:rsid w:val="00CB7B98"/>
    <w:rsid w:val="00CC075C"/>
    <w:rsid w:val="00CC1C79"/>
    <w:rsid w:val="00CC288E"/>
    <w:rsid w:val="00CC2E57"/>
    <w:rsid w:val="00CC31C2"/>
    <w:rsid w:val="00CC35A5"/>
    <w:rsid w:val="00CC3D4A"/>
    <w:rsid w:val="00CC4641"/>
    <w:rsid w:val="00CC524C"/>
    <w:rsid w:val="00CC5865"/>
    <w:rsid w:val="00CC6EF8"/>
    <w:rsid w:val="00CC7B44"/>
    <w:rsid w:val="00CD09A7"/>
    <w:rsid w:val="00CD0F04"/>
    <w:rsid w:val="00CD17BC"/>
    <w:rsid w:val="00CD1FC0"/>
    <w:rsid w:val="00CD2D4A"/>
    <w:rsid w:val="00CD3172"/>
    <w:rsid w:val="00CD33E1"/>
    <w:rsid w:val="00CD3DE2"/>
    <w:rsid w:val="00CD3F0B"/>
    <w:rsid w:val="00CD4861"/>
    <w:rsid w:val="00CD4E5D"/>
    <w:rsid w:val="00CD5971"/>
    <w:rsid w:val="00CD5BFC"/>
    <w:rsid w:val="00CD5F60"/>
    <w:rsid w:val="00CD66EF"/>
    <w:rsid w:val="00CD78CB"/>
    <w:rsid w:val="00CD7F92"/>
    <w:rsid w:val="00CE1218"/>
    <w:rsid w:val="00CE1597"/>
    <w:rsid w:val="00CE15AC"/>
    <w:rsid w:val="00CE173E"/>
    <w:rsid w:val="00CE1DF3"/>
    <w:rsid w:val="00CE2409"/>
    <w:rsid w:val="00CE2518"/>
    <w:rsid w:val="00CE2D36"/>
    <w:rsid w:val="00CE4B19"/>
    <w:rsid w:val="00CE5356"/>
    <w:rsid w:val="00CE57BE"/>
    <w:rsid w:val="00CE5C0C"/>
    <w:rsid w:val="00CE62BF"/>
    <w:rsid w:val="00CE7547"/>
    <w:rsid w:val="00CE7C91"/>
    <w:rsid w:val="00CF37B4"/>
    <w:rsid w:val="00CF49A7"/>
    <w:rsid w:val="00CF5517"/>
    <w:rsid w:val="00CF5BA0"/>
    <w:rsid w:val="00CF61BC"/>
    <w:rsid w:val="00CF6307"/>
    <w:rsid w:val="00CF6A29"/>
    <w:rsid w:val="00D01FC4"/>
    <w:rsid w:val="00D02932"/>
    <w:rsid w:val="00D02B58"/>
    <w:rsid w:val="00D02E78"/>
    <w:rsid w:val="00D030B0"/>
    <w:rsid w:val="00D038C3"/>
    <w:rsid w:val="00D04CF0"/>
    <w:rsid w:val="00D06385"/>
    <w:rsid w:val="00D06D53"/>
    <w:rsid w:val="00D075CD"/>
    <w:rsid w:val="00D076BA"/>
    <w:rsid w:val="00D077A6"/>
    <w:rsid w:val="00D11BB8"/>
    <w:rsid w:val="00D12171"/>
    <w:rsid w:val="00D12411"/>
    <w:rsid w:val="00D13189"/>
    <w:rsid w:val="00D13C70"/>
    <w:rsid w:val="00D1462A"/>
    <w:rsid w:val="00D14755"/>
    <w:rsid w:val="00D166F8"/>
    <w:rsid w:val="00D172AD"/>
    <w:rsid w:val="00D173E7"/>
    <w:rsid w:val="00D20C09"/>
    <w:rsid w:val="00D21ECF"/>
    <w:rsid w:val="00D22357"/>
    <w:rsid w:val="00D234FD"/>
    <w:rsid w:val="00D23722"/>
    <w:rsid w:val="00D24E85"/>
    <w:rsid w:val="00D25467"/>
    <w:rsid w:val="00D2697F"/>
    <w:rsid w:val="00D27FFC"/>
    <w:rsid w:val="00D31042"/>
    <w:rsid w:val="00D312E1"/>
    <w:rsid w:val="00D31E4B"/>
    <w:rsid w:val="00D3329C"/>
    <w:rsid w:val="00D33DB0"/>
    <w:rsid w:val="00D34C94"/>
    <w:rsid w:val="00D34E90"/>
    <w:rsid w:val="00D3500A"/>
    <w:rsid w:val="00D35385"/>
    <w:rsid w:val="00D3670A"/>
    <w:rsid w:val="00D36A2E"/>
    <w:rsid w:val="00D37F1A"/>
    <w:rsid w:val="00D40A46"/>
    <w:rsid w:val="00D41C45"/>
    <w:rsid w:val="00D431D0"/>
    <w:rsid w:val="00D44D49"/>
    <w:rsid w:val="00D45090"/>
    <w:rsid w:val="00D46998"/>
    <w:rsid w:val="00D5137F"/>
    <w:rsid w:val="00D5139A"/>
    <w:rsid w:val="00D519E6"/>
    <w:rsid w:val="00D51BF2"/>
    <w:rsid w:val="00D51CB9"/>
    <w:rsid w:val="00D51CE8"/>
    <w:rsid w:val="00D529F4"/>
    <w:rsid w:val="00D53B2B"/>
    <w:rsid w:val="00D55146"/>
    <w:rsid w:val="00D55177"/>
    <w:rsid w:val="00D559D1"/>
    <w:rsid w:val="00D55E04"/>
    <w:rsid w:val="00D55EF5"/>
    <w:rsid w:val="00D56AA1"/>
    <w:rsid w:val="00D577A4"/>
    <w:rsid w:val="00D57813"/>
    <w:rsid w:val="00D6050F"/>
    <w:rsid w:val="00D61AD7"/>
    <w:rsid w:val="00D6272D"/>
    <w:rsid w:val="00D63958"/>
    <w:rsid w:val="00D63A8E"/>
    <w:rsid w:val="00D63BB2"/>
    <w:rsid w:val="00D63D8E"/>
    <w:rsid w:val="00D64AE1"/>
    <w:rsid w:val="00D65E79"/>
    <w:rsid w:val="00D66864"/>
    <w:rsid w:val="00D6695F"/>
    <w:rsid w:val="00D66C22"/>
    <w:rsid w:val="00D671B6"/>
    <w:rsid w:val="00D67223"/>
    <w:rsid w:val="00D67B1E"/>
    <w:rsid w:val="00D70305"/>
    <w:rsid w:val="00D71064"/>
    <w:rsid w:val="00D718B3"/>
    <w:rsid w:val="00D71A7A"/>
    <w:rsid w:val="00D7211B"/>
    <w:rsid w:val="00D721CC"/>
    <w:rsid w:val="00D74843"/>
    <w:rsid w:val="00D74DB2"/>
    <w:rsid w:val="00D751FB"/>
    <w:rsid w:val="00D7587D"/>
    <w:rsid w:val="00D8078B"/>
    <w:rsid w:val="00D80DD6"/>
    <w:rsid w:val="00D817FF"/>
    <w:rsid w:val="00D8352A"/>
    <w:rsid w:val="00D84BB0"/>
    <w:rsid w:val="00D84E65"/>
    <w:rsid w:val="00D85169"/>
    <w:rsid w:val="00D852E9"/>
    <w:rsid w:val="00D854F1"/>
    <w:rsid w:val="00D8678F"/>
    <w:rsid w:val="00D867CD"/>
    <w:rsid w:val="00D86B46"/>
    <w:rsid w:val="00D8765A"/>
    <w:rsid w:val="00D87A30"/>
    <w:rsid w:val="00D87A4A"/>
    <w:rsid w:val="00D90AE4"/>
    <w:rsid w:val="00D9100C"/>
    <w:rsid w:val="00D914E7"/>
    <w:rsid w:val="00D91B9C"/>
    <w:rsid w:val="00D9369A"/>
    <w:rsid w:val="00D95E53"/>
    <w:rsid w:val="00D96262"/>
    <w:rsid w:val="00D96AC1"/>
    <w:rsid w:val="00D96B28"/>
    <w:rsid w:val="00D96F52"/>
    <w:rsid w:val="00D96F91"/>
    <w:rsid w:val="00D9748C"/>
    <w:rsid w:val="00DA1504"/>
    <w:rsid w:val="00DA1A56"/>
    <w:rsid w:val="00DA28B6"/>
    <w:rsid w:val="00DA2FE2"/>
    <w:rsid w:val="00DA32AF"/>
    <w:rsid w:val="00DA3DCF"/>
    <w:rsid w:val="00DA4D54"/>
    <w:rsid w:val="00DA58F4"/>
    <w:rsid w:val="00DA701A"/>
    <w:rsid w:val="00DA714D"/>
    <w:rsid w:val="00DB0EF6"/>
    <w:rsid w:val="00DB0F6F"/>
    <w:rsid w:val="00DB10C8"/>
    <w:rsid w:val="00DB2664"/>
    <w:rsid w:val="00DB2B96"/>
    <w:rsid w:val="00DB3201"/>
    <w:rsid w:val="00DB40CC"/>
    <w:rsid w:val="00DB430D"/>
    <w:rsid w:val="00DB4D65"/>
    <w:rsid w:val="00DB542F"/>
    <w:rsid w:val="00DB545B"/>
    <w:rsid w:val="00DB548F"/>
    <w:rsid w:val="00DB5F1A"/>
    <w:rsid w:val="00DB653F"/>
    <w:rsid w:val="00DB78B8"/>
    <w:rsid w:val="00DC020B"/>
    <w:rsid w:val="00DC111E"/>
    <w:rsid w:val="00DC1FFD"/>
    <w:rsid w:val="00DC33D7"/>
    <w:rsid w:val="00DC37E6"/>
    <w:rsid w:val="00DC4490"/>
    <w:rsid w:val="00DC46F2"/>
    <w:rsid w:val="00DC48F5"/>
    <w:rsid w:val="00DC5644"/>
    <w:rsid w:val="00DC59B7"/>
    <w:rsid w:val="00DC5F2F"/>
    <w:rsid w:val="00DC6E6E"/>
    <w:rsid w:val="00DC78BF"/>
    <w:rsid w:val="00DC7957"/>
    <w:rsid w:val="00DC7B82"/>
    <w:rsid w:val="00DD0F9E"/>
    <w:rsid w:val="00DD1532"/>
    <w:rsid w:val="00DD1954"/>
    <w:rsid w:val="00DD1EA9"/>
    <w:rsid w:val="00DD214D"/>
    <w:rsid w:val="00DD3EEA"/>
    <w:rsid w:val="00DD4E0F"/>
    <w:rsid w:val="00DD586F"/>
    <w:rsid w:val="00DD6521"/>
    <w:rsid w:val="00DD7F27"/>
    <w:rsid w:val="00DE0144"/>
    <w:rsid w:val="00DE1F33"/>
    <w:rsid w:val="00DE294E"/>
    <w:rsid w:val="00DE3B10"/>
    <w:rsid w:val="00DE4886"/>
    <w:rsid w:val="00DE4AD4"/>
    <w:rsid w:val="00DE6566"/>
    <w:rsid w:val="00DE7482"/>
    <w:rsid w:val="00DF0F4E"/>
    <w:rsid w:val="00DF4AC0"/>
    <w:rsid w:val="00DF5487"/>
    <w:rsid w:val="00DF5570"/>
    <w:rsid w:val="00DF5E0D"/>
    <w:rsid w:val="00DF6574"/>
    <w:rsid w:val="00DF6A39"/>
    <w:rsid w:val="00DF78DB"/>
    <w:rsid w:val="00E0046A"/>
    <w:rsid w:val="00E01587"/>
    <w:rsid w:val="00E016D7"/>
    <w:rsid w:val="00E018E1"/>
    <w:rsid w:val="00E01E44"/>
    <w:rsid w:val="00E01EE2"/>
    <w:rsid w:val="00E03B71"/>
    <w:rsid w:val="00E061EB"/>
    <w:rsid w:val="00E073F5"/>
    <w:rsid w:val="00E07A6B"/>
    <w:rsid w:val="00E1052A"/>
    <w:rsid w:val="00E113BE"/>
    <w:rsid w:val="00E114BE"/>
    <w:rsid w:val="00E11C29"/>
    <w:rsid w:val="00E127DE"/>
    <w:rsid w:val="00E140FD"/>
    <w:rsid w:val="00E14366"/>
    <w:rsid w:val="00E143E4"/>
    <w:rsid w:val="00E16650"/>
    <w:rsid w:val="00E167E1"/>
    <w:rsid w:val="00E20209"/>
    <w:rsid w:val="00E2027C"/>
    <w:rsid w:val="00E20619"/>
    <w:rsid w:val="00E22358"/>
    <w:rsid w:val="00E225BC"/>
    <w:rsid w:val="00E23736"/>
    <w:rsid w:val="00E255F4"/>
    <w:rsid w:val="00E30F0D"/>
    <w:rsid w:val="00E3115F"/>
    <w:rsid w:val="00E32120"/>
    <w:rsid w:val="00E327E1"/>
    <w:rsid w:val="00E33283"/>
    <w:rsid w:val="00E337E6"/>
    <w:rsid w:val="00E3388B"/>
    <w:rsid w:val="00E33915"/>
    <w:rsid w:val="00E3475E"/>
    <w:rsid w:val="00E350BE"/>
    <w:rsid w:val="00E3626B"/>
    <w:rsid w:val="00E369D7"/>
    <w:rsid w:val="00E402A5"/>
    <w:rsid w:val="00E4128D"/>
    <w:rsid w:val="00E4327D"/>
    <w:rsid w:val="00E43C56"/>
    <w:rsid w:val="00E443AE"/>
    <w:rsid w:val="00E44638"/>
    <w:rsid w:val="00E44BBE"/>
    <w:rsid w:val="00E4758C"/>
    <w:rsid w:val="00E50B95"/>
    <w:rsid w:val="00E539BC"/>
    <w:rsid w:val="00E54065"/>
    <w:rsid w:val="00E54A77"/>
    <w:rsid w:val="00E54B56"/>
    <w:rsid w:val="00E54D4E"/>
    <w:rsid w:val="00E559D6"/>
    <w:rsid w:val="00E56723"/>
    <w:rsid w:val="00E56732"/>
    <w:rsid w:val="00E56FD6"/>
    <w:rsid w:val="00E57217"/>
    <w:rsid w:val="00E57344"/>
    <w:rsid w:val="00E5751A"/>
    <w:rsid w:val="00E57BC3"/>
    <w:rsid w:val="00E6058D"/>
    <w:rsid w:val="00E6115B"/>
    <w:rsid w:val="00E61560"/>
    <w:rsid w:val="00E61734"/>
    <w:rsid w:val="00E61AAE"/>
    <w:rsid w:val="00E62764"/>
    <w:rsid w:val="00E63CB2"/>
    <w:rsid w:val="00E65EE5"/>
    <w:rsid w:val="00E6600C"/>
    <w:rsid w:val="00E668BC"/>
    <w:rsid w:val="00E670D5"/>
    <w:rsid w:val="00E67A8C"/>
    <w:rsid w:val="00E715A7"/>
    <w:rsid w:val="00E71AA2"/>
    <w:rsid w:val="00E7247E"/>
    <w:rsid w:val="00E7254C"/>
    <w:rsid w:val="00E735B9"/>
    <w:rsid w:val="00E73F93"/>
    <w:rsid w:val="00E74E48"/>
    <w:rsid w:val="00E7563B"/>
    <w:rsid w:val="00E762DA"/>
    <w:rsid w:val="00E76A30"/>
    <w:rsid w:val="00E7788C"/>
    <w:rsid w:val="00E80B02"/>
    <w:rsid w:val="00E812C7"/>
    <w:rsid w:val="00E812F2"/>
    <w:rsid w:val="00E815D4"/>
    <w:rsid w:val="00E81FFB"/>
    <w:rsid w:val="00E82707"/>
    <w:rsid w:val="00E83CE4"/>
    <w:rsid w:val="00E84274"/>
    <w:rsid w:val="00E84652"/>
    <w:rsid w:val="00E84FDB"/>
    <w:rsid w:val="00E85260"/>
    <w:rsid w:val="00E8561B"/>
    <w:rsid w:val="00E8566C"/>
    <w:rsid w:val="00E86935"/>
    <w:rsid w:val="00E86991"/>
    <w:rsid w:val="00E873D6"/>
    <w:rsid w:val="00E87ECE"/>
    <w:rsid w:val="00E916D3"/>
    <w:rsid w:val="00E92897"/>
    <w:rsid w:val="00E92AB8"/>
    <w:rsid w:val="00E9410F"/>
    <w:rsid w:val="00E94591"/>
    <w:rsid w:val="00E954B1"/>
    <w:rsid w:val="00E96997"/>
    <w:rsid w:val="00E96EC2"/>
    <w:rsid w:val="00E96EFB"/>
    <w:rsid w:val="00E97E07"/>
    <w:rsid w:val="00EA1484"/>
    <w:rsid w:val="00EA181E"/>
    <w:rsid w:val="00EA203D"/>
    <w:rsid w:val="00EA2C77"/>
    <w:rsid w:val="00EA32BC"/>
    <w:rsid w:val="00EA3D01"/>
    <w:rsid w:val="00EA436D"/>
    <w:rsid w:val="00EA4B5B"/>
    <w:rsid w:val="00EA4E4C"/>
    <w:rsid w:val="00EA5D3C"/>
    <w:rsid w:val="00EA5DF9"/>
    <w:rsid w:val="00EA61A4"/>
    <w:rsid w:val="00EA6450"/>
    <w:rsid w:val="00EB0606"/>
    <w:rsid w:val="00EB0D8D"/>
    <w:rsid w:val="00EB1BE9"/>
    <w:rsid w:val="00EB2A33"/>
    <w:rsid w:val="00EB2A89"/>
    <w:rsid w:val="00EB3B28"/>
    <w:rsid w:val="00EB4DB1"/>
    <w:rsid w:val="00EB50E7"/>
    <w:rsid w:val="00EB6212"/>
    <w:rsid w:val="00EB66D1"/>
    <w:rsid w:val="00EB6C81"/>
    <w:rsid w:val="00EB6FC7"/>
    <w:rsid w:val="00EB7DFD"/>
    <w:rsid w:val="00EB7F2B"/>
    <w:rsid w:val="00EC00BF"/>
    <w:rsid w:val="00EC0A2A"/>
    <w:rsid w:val="00EC30F6"/>
    <w:rsid w:val="00EC31FE"/>
    <w:rsid w:val="00EC4124"/>
    <w:rsid w:val="00EC58A2"/>
    <w:rsid w:val="00EC72C6"/>
    <w:rsid w:val="00ED1D0D"/>
    <w:rsid w:val="00ED371F"/>
    <w:rsid w:val="00ED4BE3"/>
    <w:rsid w:val="00ED5637"/>
    <w:rsid w:val="00ED5CE2"/>
    <w:rsid w:val="00ED653E"/>
    <w:rsid w:val="00ED71A0"/>
    <w:rsid w:val="00ED7B83"/>
    <w:rsid w:val="00EE074C"/>
    <w:rsid w:val="00EE0DC1"/>
    <w:rsid w:val="00EE1936"/>
    <w:rsid w:val="00EE2973"/>
    <w:rsid w:val="00EE2E09"/>
    <w:rsid w:val="00EE3F1E"/>
    <w:rsid w:val="00EE43CE"/>
    <w:rsid w:val="00EE569E"/>
    <w:rsid w:val="00EE649D"/>
    <w:rsid w:val="00EE6DF5"/>
    <w:rsid w:val="00EE70B0"/>
    <w:rsid w:val="00EE72C8"/>
    <w:rsid w:val="00EE749E"/>
    <w:rsid w:val="00EF00BC"/>
    <w:rsid w:val="00EF108E"/>
    <w:rsid w:val="00EF10E9"/>
    <w:rsid w:val="00EF11A1"/>
    <w:rsid w:val="00EF24A4"/>
    <w:rsid w:val="00EF4161"/>
    <w:rsid w:val="00EF4188"/>
    <w:rsid w:val="00EF4C77"/>
    <w:rsid w:val="00EF5291"/>
    <w:rsid w:val="00EF6B9E"/>
    <w:rsid w:val="00EF6CAB"/>
    <w:rsid w:val="00EF7082"/>
    <w:rsid w:val="00EF7163"/>
    <w:rsid w:val="00EF7442"/>
    <w:rsid w:val="00EF76FF"/>
    <w:rsid w:val="00F00B2E"/>
    <w:rsid w:val="00F00EF0"/>
    <w:rsid w:val="00F00F36"/>
    <w:rsid w:val="00F01528"/>
    <w:rsid w:val="00F01C49"/>
    <w:rsid w:val="00F0455F"/>
    <w:rsid w:val="00F04898"/>
    <w:rsid w:val="00F04BC8"/>
    <w:rsid w:val="00F04EE4"/>
    <w:rsid w:val="00F05019"/>
    <w:rsid w:val="00F052E8"/>
    <w:rsid w:val="00F0568D"/>
    <w:rsid w:val="00F0636E"/>
    <w:rsid w:val="00F07CDF"/>
    <w:rsid w:val="00F07F00"/>
    <w:rsid w:val="00F103AD"/>
    <w:rsid w:val="00F109CB"/>
    <w:rsid w:val="00F130D5"/>
    <w:rsid w:val="00F1324B"/>
    <w:rsid w:val="00F1381F"/>
    <w:rsid w:val="00F13A5D"/>
    <w:rsid w:val="00F13D30"/>
    <w:rsid w:val="00F148AD"/>
    <w:rsid w:val="00F14ED7"/>
    <w:rsid w:val="00F153B6"/>
    <w:rsid w:val="00F15538"/>
    <w:rsid w:val="00F15F95"/>
    <w:rsid w:val="00F16B1A"/>
    <w:rsid w:val="00F17E54"/>
    <w:rsid w:val="00F21F6F"/>
    <w:rsid w:val="00F22431"/>
    <w:rsid w:val="00F2731D"/>
    <w:rsid w:val="00F274D8"/>
    <w:rsid w:val="00F276E5"/>
    <w:rsid w:val="00F3000B"/>
    <w:rsid w:val="00F32B83"/>
    <w:rsid w:val="00F33FBF"/>
    <w:rsid w:val="00F34D4E"/>
    <w:rsid w:val="00F35614"/>
    <w:rsid w:val="00F35775"/>
    <w:rsid w:val="00F36649"/>
    <w:rsid w:val="00F36AAD"/>
    <w:rsid w:val="00F36DAA"/>
    <w:rsid w:val="00F374C1"/>
    <w:rsid w:val="00F379C5"/>
    <w:rsid w:val="00F40B04"/>
    <w:rsid w:val="00F40E1C"/>
    <w:rsid w:val="00F40EED"/>
    <w:rsid w:val="00F41EA7"/>
    <w:rsid w:val="00F43739"/>
    <w:rsid w:val="00F43C71"/>
    <w:rsid w:val="00F44009"/>
    <w:rsid w:val="00F44FF3"/>
    <w:rsid w:val="00F452EA"/>
    <w:rsid w:val="00F457EA"/>
    <w:rsid w:val="00F466FA"/>
    <w:rsid w:val="00F46916"/>
    <w:rsid w:val="00F46C29"/>
    <w:rsid w:val="00F47B26"/>
    <w:rsid w:val="00F508E4"/>
    <w:rsid w:val="00F511EF"/>
    <w:rsid w:val="00F51FE0"/>
    <w:rsid w:val="00F52A49"/>
    <w:rsid w:val="00F52DC5"/>
    <w:rsid w:val="00F540BE"/>
    <w:rsid w:val="00F540C6"/>
    <w:rsid w:val="00F54238"/>
    <w:rsid w:val="00F5444A"/>
    <w:rsid w:val="00F54BC9"/>
    <w:rsid w:val="00F54C74"/>
    <w:rsid w:val="00F55019"/>
    <w:rsid w:val="00F552B7"/>
    <w:rsid w:val="00F55A4A"/>
    <w:rsid w:val="00F55D1F"/>
    <w:rsid w:val="00F56099"/>
    <w:rsid w:val="00F56B45"/>
    <w:rsid w:val="00F57C8E"/>
    <w:rsid w:val="00F61CF7"/>
    <w:rsid w:val="00F61E79"/>
    <w:rsid w:val="00F6202A"/>
    <w:rsid w:val="00F625C5"/>
    <w:rsid w:val="00F62810"/>
    <w:rsid w:val="00F636D6"/>
    <w:rsid w:val="00F63970"/>
    <w:rsid w:val="00F63F1B"/>
    <w:rsid w:val="00F64510"/>
    <w:rsid w:val="00F64E7E"/>
    <w:rsid w:val="00F64F4E"/>
    <w:rsid w:val="00F65750"/>
    <w:rsid w:val="00F65786"/>
    <w:rsid w:val="00F65DD9"/>
    <w:rsid w:val="00F65DDD"/>
    <w:rsid w:val="00F65F33"/>
    <w:rsid w:val="00F661C1"/>
    <w:rsid w:val="00F66A91"/>
    <w:rsid w:val="00F67290"/>
    <w:rsid w:val="00F676A5"/>
    <w:rsid w:val="00F67AEB"/>
    <w:rsid w:val="00F70180"/>
    <w:rsid w:val="00F7177B"/>
    <w:rsid w:val="00F7182E"/>
    <w:rsid w:val="00F71AF0"/>
    <w:rsid w:val="00F71CD9"/>
    <w:rsid w:val="00F728D0"/>
    <w:rsid w:val="00F73538"/>
    <w:rsid w:val="00F73544"/>
    <w:rsid w:val="00F7378A"/>
    <w:rsid w:val="00F758C6"/>
    <w:rsid w:val="00F777A6"/>
    <w:rsid w:val="00F80903"/>
    <w:rsid w:val="00F80B3F"/>
    <w:rsid w:val="00F82252"/>
    <w:rsid w:val="00F8250C"/>
    <w:rsid w:val="00F826A7"/>
    <w:rsid w:val="00F82E3C"/>
    <w:rsid w:val="00F834E5"/>
    <w:rsid w:val="00F84660"/>
    <w:rsid w:val="00F861E3"/>
    <w:rsid w:val="00F87212"/>
    <w:rsid w:val="00F90DC2"/>
    <w:rsid w:val="00F90EC3"/>
    <w:rsid w:val="00F90F03"/>
    <w:rsid w:val="00F911DB"/>
    <w:rsid w:val="00F91CE8"/>
    <w:rsid w:val="00F92282"/>
    <w:rsid w:val="00F92E74"/>
    <w:rsid w:val="00F939D8"/>
    <w:rsid w:val="00F93E2F"/>
    <w:rsid w:val="00F95332"/>
    <w:rsid w:val="00F97D5E"/>
    <w:rsid w:val="00FA0521"/>
    <w:rsid w:val="00FA099E"/>
    <w:rsid w:val="00FA09F6"/>
    <w:rsid w:val="00FA180D"/>
    <w:rsid w:val="00FA1B02"/>
    <w:rsid w:val="00FA2F95"/>
    <w:rsid w:val="00FA3568"/>
    <w:rsid w:val="00FA47A3"/>
    <w:rsid w:val="00FA489C"/>
    <w:rsid w:val="00FA535A"/>
    <w:rsid w:val="00FA609B"/>
    <w:rsid w:val="00FA7DE4"/>
    <w:rsid w:val="00FB1483"/>
    <w:rsid w:val="00FB1D41"/>
    <w:rsid w:val="00FB2BA7"/>
    <w:rsid w:val="00FB2E11"/>
    <w:rsid w:val="00FB4185"/>
    <w:rsid w:val="00FB43E6"/>
    <w:rsid w:val="00FB467D"/>
    <w:rsid w:val="00FB46D4"/>
    <w:rsid w:val="00FB4831"/>
    <w:rsid w:val="00FB4A6C"/>
    <w:rsid w:val="00FB53AD"/>
    <w:rsid w:val="00FB648C"/>
    <w:rsid w:val="00FB6A3A"/>
    <w:rsid w:val="00FB7DB1"/>
    <w:rsid w:val="00FC0802"/>
    <w:rsid w:val="00FC102C"/>
    <w:rsid w:val="00FC1730"/>
    <w:rsid w:val="00FC3D80"/>
    <w:rsid w:val="00FC46BD"/>
    <w:rsid w:val="00FC60B2"/>
    <w:rsid w:val="00FC6770"/>
    <w:rsid w:val="00FC68EC"/>
    <w:rsid w:val="00FC6B8A"/>
    <w:rsid w:val="00FC763A"/>
    <w:rsid w:val="00FC7B2C"/>
    <w:rsid w:val="00FD0620"/>
    <w:rsid w:val="00FD0756"/>
    <w:rsid w:val="00FD08D6"/>
    <w:rsid w:val="00FD0A5B"/>
    <w:rsid w:val="00FD3BD1"/>
    <w:rsid w:val="00FD4689"/>
    <w:rsid w:val="00FD4DB3"/>
    <w:rsid w:val="00FD53B4"/>
    <w:rsid w:val="00FD7097"/>
    <w:rsid w:val="00FD720E"/>
    <w:rsid w:val="00FD7445"/>
    <w:rsid w:val="00FE13B3"/>
    <w:rsid w:val="00FE1802"/>
    <w:rsid w:val="00FE1881"/>
    <w:rsid w:val="00FE4484"/>
    <w:rsid w:val="00FE47D5"/>
    <w:rsid w:val="00FE4BAB"/>
    <w:rsid w:val="00FE4BC5"/>
    <w:rsid w:val="00FE511C"/>
    <w:rsid w:val="00FE62C7"/>
    <w:rsid w:val="00FE63E1"/>
    <w:rsid w:val="00FE6448"/>
    <w:rsid w:val="00FE6597"/>
    <w:rsid w:val="00FE6A7C"/>
    <w:rsid w:val="00FF2DFC"/>
    <w:rsid w:val="00FF34DE"/>
    <w:rsid w:val="00FF35CE"/>
    <w:rsid w:val="00FF3734"/>
    <w:rsid w:val="00FF4094"/>
    <w:rsid w:val="00FF5A5E"/>
    <w:rsid w:val="00FF67A8"/>
    <w:rsid w:val="00FF7025"/>
    <w:rsid w:val="00FF772A"/>
    <w:rsid w:val="00FF78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 fill="f" fillcolor="white" stroke="f">
      <v:fill color="white" on="f"/>
      <v:stroke on="f"/>
      <v:textbox inset="5.85pt,.7pt,5.85pt,.7pt"/>
      <o:colormru v:ext="edit" colors="lime,#f6f,#f9f"/>
    </o:shapedefaults>
    <o:shapelayout v:ext="edit">
      <o:idmap v:ext="edit" data="1"/>
    </o:shapelayout>
  </w:shapeDefaults>
  <w:decimalSymbol w:val="."/>
  <w:listSeparator w:val=","/>
  <w14:docId w14:val="734B1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574B"/>
    <w:pPr>
      <w:widowControl w:val="0"/>
      <w:adjustRightInd w:val="0"/>
      <w:jc w:val="both"/>
      <w:textAlignment w:val="baseline"/>
    </w:pPr>
    <w:rPr>
      <w:rFonts w:eastAsia="HG丸ｺﾞｼｯｸM-PRO"/>
      <w:kern w:val="2"/>
      <w:sz w:val="21"/>
    </w:rPr>
  </w:style>
  <w:style w:type="paragraph" w:styleId="12">
    <w:name w:val="heading 1"/>
    <w:basedOn w:val="a"/>
    <w:next w:val="a"/>
    <w:link w:val="13"/>
    <w:uiPriority w:val="9"/>
    <w:qFormat/>
    <w:rsid w:val="005E574B"/>
    <w:pPr>
      <w:keepNext/>
      <w:pBdr>
        <w:left w:val="single" w:sz="48" w:space="4" w:color="1F497D"/>
        <w:right w:val="single" w:sz="48" w:space="4" w:color="1F497D"/>
      </w:pBdr>
      <w:shd w:val="clear" w:color="auto" w:fill="DBE5F1"/>
      <w:adjustRightInd/>
      <w:ind w:left="119"/>
      <w:textAlignment w:val="auto"/>
      <w:outlineLvl w:val="0"/>
    </w:pPr>
    <w:rPr>
      <w:rFonts w:ascii="Arial" w:hAnsi="Arial"/>
      <w:color w:val="000000"/>
      <w:sz w:val="56"/>
      <w:szCs w:val="24"/>
      <w:lang w:val="x-none" w:eastAsia="x-none"/>
    </w:rPr>
  </w:style>
  <w:style w:type="paragraph" w:styleId="2">
    <w:name w:val="heading 2"/>
    <w:basedOn w:val="a"/>
    <w:next w:val="a"/>
    <w:link w:val="21"/>
    <w:uiPriority w:val="9"/>
    <w:qFormat/>
    <w:rsid w:val="005E574B"/>
    <w:pPr>
      <w:keepNext/>
      <w:numPr>
        <w:ilvl w:val="1"/>
        <w:numId w:val="21"/>
      </w:numPr>
      <w:pBdr>
        <w:top w:val="single" w:sz="12" w:space="1" w:color="1F497D"/>
        <w:left w:val="single" w:sz="48" w:space="4" w:color="1F497D"/>
        <w:bottom w:val="single" w:sz="12" w:space="1" w:color="1F497D"/>
      </w:pBdr>
      <w:shd w:val="clear" w:color="auto" w:fill="DBE5F1"/>
      <w:adjustRightInd/>
      <w:textAlignment w:val="auto"/>
      <w:outlineLvl w:val="1"/>
    </w:pPr>
    <w:rPr>
      <w:rFonts w:ascii="Arial" w:hAnsi="Arial"/>
      <w:b/>
      <w:sz w:val="28"/>
      <w:szCs w:val="24"/>
      <w:lang w:val="x-none" w:eastAsia="x-none"/>
    </w:rPr>
  </w:style>
  <w:style w:type="paragraph" w:styleId="3">
    <w:name w:val="heading 3"/>
    <w:basedOn w:val="a"/>
    <w:next w:val="a"/>
    <w:link w:val="31"/>
    <w:uiPriority w:val="9"/>
    <w:qFormat/>
    <w:rsid w:val="005E574B"/>
    <w:pPr>
      <w:keepNext/>
      <w:numPr>
        <w:ilvl w:val="2"/>
        <w:numId w:val="21"/>
      </w:numPr>
      <w:shd w:val="clear" w:color="auto" w:fill="000099"/>
      <w:adjustRightInd/>
      <w:ind w:left="1702" w:hangingChars="100" w:hanging="100"/>
      <w:jc w:val="left"/>
      <w:textAlignment w:val="auto"/>
      <w:outlineLvl w:val="2"/>
    </w:pPr>
    <w:rPr>
      <w:rFonts w:ascii="Arial" w:hAnsi="Arial"/>
      <w:b/>
      <w:sz w:val="24"/>
      <w:szCs w:val="24"/>
      <w:lang w:val="x-none" w:eastAsia="x-none"/>
    </w:rPr>
  </w:style>
  <w:style w:type="paragraph" w:styleId="40">
    <w:name w:val="heading 4"/>
    <w:basedOn w:val="a"/>
    <w:next w:val="a"/>
    <w:link w:val="41"/>
    <w:qFormat/>
    <w:rsid w:val="005E574B"/>
    <w:pPr>
      <w:keepNext/>
      <w:pBdr>
        <w:left w:val="single" w:sz="48" w:space="4" w:color="auto"/>
        <w:bottom w:val="single" w:sz="2" w:space="1" w:color="auto"/>
      </w:pBdr>
      <w:adjustRightInd/>
      <w:ind w:leftChars="257" w:left="540"/>
      <w:textAlignment w:val="auto"/>
      <w:outlineLvl w:val="3"/>
    </w:pPr>
    <w:rPr>
      <w:rFonts w:ascii="Arial" w:hAnsi="Arial"/>
      <w:bCs/>
      <w:szCs w:val="24"/>
      <w:lang w:val="x-none" w:eastAsia="x-none"/>
    </w:rPr>
  </w:style>
  <w:style w:type="paragraph" w:styleId="5">
    <w:name w:val="heading 5"/>
    <w:basedOn w:val="a"/>
    <w:next w:val="a"/>
    <w:link w:val="50"/>
    <w:qFormat/>
    <w:rsid w:val="005E574B"/>
    <w:pPr>
      <w:keepNext/>
      <w:adjustRightInd/>
      <w:ind w:leftChars="249" w:left="523"/>
      <w:textAlignment w:val="auto"/>
      <w:outlineLvl w:val="4"/>
    </w:pPr>
    <w:rPr>
      <w:rFonts w:ascii="Arial" w:hAnsi="Arial"/>
      <w:szCs w:val="24"/>
      <w:u w:val="single"/>
      <w:lang w:val="x-none"/>
    </w:rPr>
  </w:style>
  <w:style w:type="paragraph" w:styleId="6">
    <w:name w:val="heading 6"/>
    <w:basedOn w:val="5"/>
    <w:next w:val="a"/>
    <w:link w:val="60"/>
    <w:qFormat/>
    <w:rsid w:val="005E574B"/>
    <w:pPr>
      <w:keepNext w:val="0"/>
      <w:tabs>
        <w:tab w:val="left" w:pos="1134"/>
        <w:tab w:val="num" w:pos="1440"/>
        <w:tab w:val="left" w:pos="1797"/>
      </w:tabs>
      <w:ind w:leftChars="349" w:left="733"/>
      <w:outlineLvl w:val="5"/>
    </w:pPr>
    <w:rPr>
      <w:rFonts w:ascii="HG丸ｺﾞｼｯｸM-PRO" w:hAnsi="HG丸ｺﾞｼｯｸM-PRO" w:cs="HG丸ｺﾞｼｯｸM-PRO"/>
      <w:szCs w:val="21"/>
    </w:rPr>
  </w:style>
  <w:style w:type="paragraph" w:styleId="7">
    <w:name w:val="heading 7"/>
    <w:basedOn w:val="a"/>
    <w:next w:val="a"/>
    <w:link w:val="70"/>
    <w:qFormat/>
    <w:rsid w:val="005E574B"/>
    <w:pPr>
      <w:keepNext/>
      <w:tabs>
        <w:tab w:val="num" w:pos="0"/>
      </w:tabs>
      <w:adjustRightInd/>
      <w:textAlignment w:val="auto"/>
      <w:outlineLvl w:val="6"/>
    </w:pPr>
    <w:rPr>
      <w:rFonts w:ascii="Arial" w:eastAsia="ＭＳ Ｐゴシック" w:hAnsi="Arial"/>
      <w:sz w:val="20"/>
      <w:lang w:val="x-none" w:eastAsia="x-none"/>
    </w:rPr>
  </w:style>
  <w:style w:type="paragraph" w:styleId="8">
    <w:name w:val="heading 8"/>
    <w:basedOn w:val="a"/>
    <w:next w:val="a"/>
    <w:link w:val="80"/>
    <w:qFormat/>
    <w:rsid w:val="005E574B"/>
    <w:pPr>
      <w:keepNext/>
      <w:tabs>
        <w:tab w:val="num" w:pos="0"/>
      </w:tabs>
      <w:adjustRightInd/>
      <w:textAlignment w:val="auto"/>
      <w:outlineLvl w:val="7"/>
    </w:pPr>
    <w:rPr>
      <w:rFonts w:ascii="Arial" w:eastAsia="ＭＳ Ｐゴシック" w:hAnsi="Arial"/>
      <w:sz w:val="20"/>
      <w:lang w:val="x-none" w:eastAsia="x-none"/>
    </w:rPr>
  </w:style>
  <w:style w:type="paragraph" w:styleId="9">
    <w:name w:val="heading 9"/>
    <w:basedOn w:val="a"/>
    <w:next w:val="a"/>
    <w:link w:val="90"/>
    <w:qFormat/>
    <w:rsid w:val="005E574B"/>
    <w:pPr>
      <w:keepNext/>
      <w:tabs>
        <w:tab w:val="num" w:pos="0"/>
      </w:tabs>
      <w:adjustRightInd/>
      <w:textAlignment w:val="auto"/>
      <w:outlineLvl w:val="8"/>
    </w:pPr>
    <w:rPr>
      <w:rFonts w:ascii="Arial" w:eastAsia="ＭＳ Ｐゴシック" w:hAnsi="Arial"/>
      <w:sz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3">
    <w:name w:val="見出し 1 (文字)"/>
    <w:link w:val="12"/>
    <w:uiPriority w:val="9"/>
    <w:rsid w:val="005E574B"/>
    <w:rPr>
      <w:rFonts w:ascii="Arial" w:eastAsia="HG丸ｺﾞｼｯｸM-PRO" w:hAnsi="Arial"/>
      <w:color w:val="000000"/>
      <w:kern w:val="2"/>
      <w:sz w:val="56"/>
      <w:szCs w:val="24"/>
      <w:shd w:val="clear" w:color="auto" w:fill="DBE5F1"/>
      <w:lang w:val="x-none" w:eastAsia="x-none"/>
    </w:rPr>
  </w:style>
  <w:style w:type="character" w:customStyle="1" w:styleId="21">
    <w:name w:val="見出し 2 (文字)"/>
    <w:link w:val="2"/>
    <w:uiPriority w:val="9"/>
    <w:rsid w:val="005E574B"/>
    <w:rPr>
      <w:rFonts w:ascii="Arial" w:eastAsia="HG丸ｺﾞｼｯｸM-PRO" w:hAnsi="Arial"/>
      <w:b/>
      <w:kern w:val="2"/>
      <w:sz w:val="28"/>
      <w:szCs w:val="24"/>
      <w:shd w:val="clear" w:color="auto" w:fill="DBE5F1"/>
      <w:lang w:val="x-none" w:eastAsia="x-none"/>
    </w:rPr>
  </w:style>
  <w:style w:type="character" w:customStyle="1" w:styleId="31">
    <w:name w:val="見出し 3 (文字)"/>
    <w:link w:val="3"/>
    <w:uiPriority w:val="9"/>
    <w:rsid w:val="005E574B"/>
    <w:rPr>
      <w:rFonts w:ascii="Arial" w:eastAsia="HG丸ｺﾞｼｯｸM-PRO" w:hAnsi="Arial"/>
      <w:b/>
      <w:kern w:val="2"/>
      <w:sz w:val="24"/>
      <w:szCs w:val="24"/>
      <w:shd w:val="clear" w:color="auto" w:fill="000099"/>
      <w:lang w:val="x-none" w:eastAsia="x-none"/>
    </w:rPr>
  </w:style>
  <w:style w:type="character" w:customStyle="1" w:styleId="41">
    <w:name w:val="見出し 4 (文字)"/>
    <w:link w:val="40"/>
    <w:rsid w:val="005E574B"/>
    <w:rPr>
      <w:rFonts w:ascii="Arial" w:eastAsia="HG丸ｺﾞｼｯｸM-PRO" w:hAnsi="Arial"/>
      <w:bCs/>
      <w:kern w:val="2"/>
      <w:sz w:val="21"/>
      <w:szCs w:val="24"/>
      <w:lang w:val="x-none" w:eastAsia="x-none"/>
    </w:rPr>
  </w:style>
  <w:style w:type="character" w:customStyle="1" w:styleId="50">
    <w:name w:val="見出し 5 (文字)"/>
    <w:link w:val="5"/>
    <w:rsid w:val="005E574B"/>
    <w:rPr>
      <w:rFonts w:ascii="Arial" w:eastAsia="HG丸ｺﾞｼｯｸM-PRO" w:hAnsi="Arial"/>
      <w:kern w:val="2"/>
      <w:sz w:val="21"/>
      <w:szCs w:val="24"/>
      <w:u w:val="single"/>
      <w:lang w:val="x-none"/>
    </w:rPr>
  </w:style>
  <w:style w:type="character" w:customStyle="1" w:styleId="60">
    <w:name w:val="見出し 6 (文字)"/>
    <w:link w:val="6"/>
    <w:rsid w:val="005E574B"/>
    <w:rPr>
      <w:rFonts w:ascii="HG丸ｺﾞｼｯｸM-PRO" w:eastAsia="HG丸ｺﾞｼｯｸM-PRO" w:hAnsi="HG丸ｺﾞｼｯｸM-PRO" w:cs="HG丸ｺﾞｼｯｸM-PRO"/>
      <w:kern w:val="2"/>
      <w:sz w:val="21"/>
      <w:szCs w:val="21"/>
      <w:u w:val="single"/>
      <w:lang w:val="x-none"/>
    </w:rPr>
  </w:style>
  <w:style w:type="character" w:customStyle="1" w:styleId="70">
    <w:name w:val="見出し 7 (文字)"/>
    <w:link w:val="7"/>
    <w:rsid w:val="005E574B"/>
    <w:rPr>
      <w:rFonts w:ascii="Arial" w:eastAsia="ＭＳ Ｐゴシック" w:hAnsi="Arial"/>
      <w:kern w:val="2"/>
      <w:lang w:val="x-none" w:eastAsia="x-none"/>
    </w:rPr>
  </w:style>
  <w:style w:type="character" w:customStyle="1" w:styleId="80">
    <w:name w:val="見出し 8 (文字)"/>
    <w:link w:val="8"/>
    <w:rsid w:val="005E574B"/>
    <w:rPr>
      <w:rFonts w:ascii="Arial" w:eastAsia="ＭＳ Ｐゴシック" w:hAnsi="Arial"/>
      <w:kern w:val="2"/>
      <w:lang w:val="x-none" w:eastAsia="x-none"/>
    </w:rPr>
  </w:style>
  <w:style w:type="character" w:customStyle="1" w:styleId="90">
    <w:name w:val="見出し 9 (文字)"/>
    <w:link w:val="9"/>
    <w:rsid w:val="005E574B"/>
    <w:rPr>
      <w:rFonts w:ascii="Arial" w:eastAsia="ＭＳ Ｐゴシック" w:hAnsi="Arial"/>
      <w:kern w:val="2"/>
      <w:lang w:val="x-none" w:eastAsia="x-none"/>
    </w:rPr>
  </w:style>
  <w:style w:type="paragraph" w:styleId="a3">
    <w:name w:val="Closing"/>
    <w:basedOn w:val="a"/>
    <w:rsid w:val="005E574B"/>
    <w:pPr>
      <w:jc w:val="right"/>
    </w:pPr>
  </w:style>
  <w:style w:type="paragraph" w:styleId="a4">
    <w:name w:val="header"/>
    <w:basedOn w:val="a"/>
    <w:link w:val="a5"/>
    <w:uiPriority w:val="99"/>
    <w:rsid w:val="005E574B"/>
    <w:pPr>
      <w:tabs>
        <w:tab w:val="center" w:pos="4252"/>
        <w:tab w:val="right" w:pos="8504"/>
      </w:tabs>
      <w:snapToGrid w:val="0"/>
    </w:pPr>
    <w:rPr>
      <w:lang w:val="x-none" w:eastAsia="x-none"/>
    </w:rPr>
  </w:style>
  <w:style w:type="character" w:customStyle="1" w:styleId="a5">
    <w:name w:val="ヘッダー (文字)"/>
    <w:link w:val="a4"/>
    <w:uiPriority w:val="99"/>
    <w:rsid w:val="005E574B"/>
    <w:rPr>
      <w:rFonts w:eastAsia="HG丸ｺﾞｼｯｸM-PRO"/>
      <w:kern w:val="2"/>
      <w:sz w:val="21"/>
      <w:lang w:val="x-none" w:eastAsia="x-none"/>
    </w:rPr>
  </w:style>
  <w:style w:type="paragraph" w:styleId="a6">
    <w:name w:val="footer"/>
    <w:basedOn w:val="a"/>
    <w:link w:val="a7"/>
    <w:uiPriority w:val="99"/>
    <w:rsid w:val="005E574B"/>
    <w:pPr>
      <w:tabs>
        <w:tab w:val="center" w:pos="4252"/>
        <w:tab w:val="right" w:pos="8504"/>
      </w:tabs>
      <w:snapToGrid w:val="0"/>
    </w:pPr>
    <w:rPr>
      <w:lang w:val="x-none" w:eastAsia="x-none"/>
    </w:rPr>
  </w:style>
  <w:style w:type="character" w:customStyle="1" w:styleId="a7">
    <w:name w:val="フッター (文字)"/>
    <w:link w:val="a6"/>
    <w:uiPriority w:val="99"/>
    <w:rsid w:val="005E574B"/>
    <w:rPr>
      <w:rFonts w:eastAsia="HG丸ｺﾞｼｯｸM-PRO"/>
      <w:kern w:val="2"/>
      <w:sz w:val="21"/>
      <w:lang w:val="x-none" w:eastAsia="x-none"/>
    </w:rPr>
  </w:style>
  <w:style w:type="character" w:styleId="a8">
    <w:name w:val="page number"/>
    <w:basedOn w:val="a0"/>
    <w:rsid w:val="005E574B"/>
  </w:style>
  <w:style w:type="paragraph" w:styleId="a9">
    <w:name w:val="Body Text"/>
    <w:basedOn w:val="a"/>
    <w:link w:val="aa"/>
    <w:rsid w:val="005E574B"/>
    <w:pPr>
      <w:spacing w:line="240" w:lineRule="atLeast"/>
    </w:pPr>
    <w:rPr>
      <w:rFonts w:ascii="ＭＳ 明朝" w:hAnsi="ＭＳ 明朝"/>
      <w:sz w:val="18"/>
      <w:lang w:val="x-none" w:eastAsia="x-none"/>
    </w:rPr>
  </w:style>
  <w:style w:type="character" w:customStyle="1" w:styleId="aa">
    <w:name w:val="本文 (文字)"/>
    <w:link w:val="a9"/>
    <w:rsid w:val="005E574B"/>
    <w:rPr>
      <w:rFonts w:ascii="ＭＳ 明朝" w:eastAsia="HG丸ｺﾞｼｯｸM-PRO" w:hAnsi="ＭＳ 明朝"/>
      <w:kern w:val="2"/>
      <w:sz w:val="18"/>
      <w:lang w:val="x-none" w:eastAsia="x-none"/>
    </w:rPr>
  </w:style>
  <w:style w:type="character" w:styleId="ab">
    <w:name w:val="Hyperlink"/>
    <w:uiPriority w:val="99"/>
    <w:rsid w:val="005E574B"/>
    <w:rPr>
      <w:color w:val="0000FF"/>
      <w:u w:val="single"/>
    </w:rPr>
  </w:style>
  <w:style w:type="character" w:styleId="ac">
    <w:name w:val="FollowedHyperlink"/>
    <w:uiPriority w:val="99"/>
    <w:rsid w:val="005E574B"/>
    <w:rPr>
      <w:color w:val="800080"/>
      <w:u w:val="single"/>
    </w:rPr>
  </w:style>
  <w:style w:type="paragraph" w:styleId="ad">
    <w:name w:val="Date"/>
    <w:basedOn w:val="a"/>
    <w:next w:val="a"/>
    <w:rsid w:val="005E574B"/>
    <w:pPr>
      <w:jc w:val="right"/>
    </w:pPr>
    <w:rPr>
      <w:rFonts w:ascii="ＭＳ Ｐ明朝" w:eastAsia="ＭＳ Ｐ明朝"/>
      <w:spacing w:val="-11"/>
      <w:kern w:val="0"/>
      <w:sz w:val="36"/>
    </w:rPr>
  </w:style>
  <w:style w:type="paragraph" w:styleId="ae">
    <w:name w:val="Balloon Text"/>
    <w:basedOn w:val="a"/>
    <w:link w:val="af"/>
    <w:uiPriority w:val="99"/>
    <w:unhideWhenUsed/>
    <w:rsid w:val="005E574B"/>
    <w:pPr>
      <w:adjustRightInd/>
      <w:textAlignment w:val="auto"/>
    </w:pPr>
    <w:rPr>
      <w:rFonts w:ascii="Arial" w:eastAsia="ＭＳ ゴシック" w:hAnsi="Arial"/>
      <w:sz w:val="18"/>
      <w:szCs w:val="18"/>
      <w:lang w:val="x-none" w:eastAsia="x-none"/>
    </w:rPr>
  </w:style>
  <w:style w:type="character" w:customStyle="1" w:styleId="af">
    <w:name w:val="吹き出し (文字)"/>
    <w:link w:val="ae"/>
    <w:uiPriority w:val="99"/>
    <w:rsid w:val="005E574B"/>
    <w:rPr>
      <w:rFonts w:ascii="Arial" w:eastAsia="ＭＳ ゴシック" w:hAnsi="Arial"/>
      <w:kern w:val="2"/>
      <w:sz w:val="18"/>
      <w:szCs w:val="18"/>
      <w:lang w:val="x-none" w:eastAsia="x-none"/>
    </w:rPr>
  </w:style>
  <w:style w:type="paragraph" w:styleId="Web">
    <w:name w:val="Normal (Web)"/>
    <w:basedOn w:val="a"/>
    <w:uiPriority w:val="99"/>
    <w:unhideWhenUsed/>
    <w:rsid w:val="005E574B"/>
    <w:pPr>
      <w:widowControl/>
      <w:adjustRightInd/>
      <w:spacing w:before="100" w:beforeAutospacing="1" w:after="100" w:afterAutospacing="1"/>
      <w:jc w:val="left"/>
      <w:textAlignment w:val="auto"/>
    </w:pPr>
    <w:rPr>
      <w:rFonts w:ascii="ＭＳ Ｐゴシック" w:eastAsia="ＭＳ Ｐゴシック" w:hAnsi="ＭＳ Ｐゴシック" w:cs="ＭＳ Ｐゴシック"/>
      <w:kern w:val="0"/>
      <w:sz w:val="24"/>
      <w:szCs w:val="24"/>
    </w:rPr>
  </w:style>
  <w:style w:type="paragraph" w:styleId="af0">
    <w:name w:val="List Paragraph"/>
    <w:basedOn w:val="a"/>
    <w:link w:val="af1"/>
    <w:uiPriority w:val="34"/>
    <w:qFormat/>
    <w:rsid w:val="005E574B"/>
    <w:pPr>
      <w:adjustRightInd/>
      <w:ind w:leftChars="400" w:left="840"/>
      <w:textAlignment w:val="auto"/>
    </w:pPr>
    <w:rPr>
      <w:rFonts w:ascii="ＭＳ ゴシック" w:eastAsia="ＭＳ ゴシック" w:hAnsi="Arial"/>
      <w:szCs w:val="24"/>
      <w:lang w:val="x-none" w:eastAsia="x-none"/>
    </w:rPr>
  </w:style>
  <w:style w:type="character" w:customStyle="1" w:styleId="af1">
    <w:name w:val="リスト段落 (文字)"/>
    <w:link w:val="af0"/>
    <w:uiPriority w:val="34"/>
    <w:rsid w:val="005E574B"/>
    <w:rPr>
      <w:rFonts w:ascii="ＭＳ ゴシック" w:eastAsia="ＭＳ ゴシック" w:hAnsi="Arial"/>
      <w:kern w:val="2"/>
      <w:sz w:val="21"/>
      <w:szCs w:val="24"/>
      <w:lang w:val="x-none" w:eastAsia="x-none"/>
    </w:rPr>
  </w:style>
  <w:style w:type="paragraph" w:styleId="af2">
    <w:name w:val="Document Map"/>
    <w:basedOn w:val="a"/>
    <w:link w:val="af3"/>
    <w:rsid w:val="005E574B"/>
    <w:pPr>
      <w:shd w:val="clear" w:color="auto" w:fill="000080"/>
      <w:adjustRightInd/>
      <w:textAlignment w:val="auto"/>
    </w:pPr>
    <w:rPr>
      <w:rFonts w:ascii="Arial" w:eastAsia="ＭＳ ゴシック" w:hAnsi="Arial"/>
      <w:szCs w:val="24"/>
      <w:lang w:val="x-none" w:eastAsia="x-none"/>
    </w:rPr>
  </w:style>
  <w:style w:type="character" w:customStyle="1" w:styleId="af3">
    <w:name w:val="見出しマップ (文字)"/>
    <w:link w:val="af2"/>
    <w:rsid w:val="005E574B"/>
    <w:rPr>
      <w:rFonts w:ascii="Arial" w:eastAsia="ＭＳ ゴシック" w:hAnsi="Arial"/>
      <w:kern w:val="2"/>
      <w:sz w:val="21"/>
      <w:szCs w:val="24"/>
      <w:shd w:val="clear" w:color="auto" w:fill="000080"/>
      <w:lang w:val="x-none" w:eastAsia="x-none"/>
    </w:rPr>
  </w:style>
  <w:style w:type="table" w:styleId="af4">
    <w:name w:val="Table Grid"/>
    <w:basedOn w:val="a1"/>
    <w:rsid w:val="005E574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0">
    <w:name w:val="00:表紙"/>
    <w:basedOn w:val="a"/>
    <w:rsid w:val="005E574B"/>
    <w:pPr>
      <w:shd w:val="clear" w:color="auto" w:fill="6598FF"/>
      <w:jc w:val="center"/>
    </w:pPr>
    <w:rPr>
      <w:rFonts w:ascii="HG丸ｺﾞｼｯｸM-PRO" w:hAnsi="ＭＳ Ｐ明朝" w:cs="ＭＳ 明朝"/>
      <w:b/>
      <w:color w:val="FFFFFF"/>
      <w:sz w:val="48"/>
    </w:rPr>
  </w:style>
  <w:style w:type="paragraph" w:customStyle="1" w:styleId="99">
    <w:name w:val="99:はしがきの見出し"/>
    <w:basedOn w:val="a"/>
    <w:rsid w:val="005E574B"/>
    <w:pPr>
      <w:suppressAutoHyphens/>
      <w:adjustRightInd/>
      <w:snapToGrid w:val="0"/>
      <w:spacing w:before="100" w:line="400" w:lineRule="exact"/>
      <w:ind w:left="105"/>
      <w:textAlignment w:val="top"/>
    </w:pPr>
    <w:rPr>
      <w:rFonts w:ascii="ＭＳ Ｐゴシック" w:hAnsi="ＭＳ Ｐゴシック" w:cs="HGP創英角ｺﾞｼｯｸUB"/>
      <w:sz w:val="24"/>
      <w:szCs w:val="32"/>
    </w:rPr>
  </w:style>
  <w:style w:type="paragraph" w:customStyle="1" w:styleId="310">
    <w:name w:val="見出し 3 + 最初の行 :  1 字"/>
    <w:basedOn w:val="3"/>
    <w:rsid w:val="005E574B"/>
    <w:pPr>
      <w:ind w:left="0" w:firstLineChars="0" w:firstLine="0"/>
    </w:pPr>
    <w:rPr>
      <w:rFonts w:cs="ＭＳ 明朝"/>
      <w:bCs/>
      <w:szCs w:val="20"/>
    </w:rPr>
  </w:style>
  <w:style w:type="character" w:customStyle="1" w:styleId="14">
    <w:name w:val="ヘッダー (文字)1"/>
    <w:basedOn w:val="a0"/>
    <w:uiPriority w:val="99"/>
    <w:semiHidden/>
    <w:rsid w:val="005E574B"/>
  </w:style>
  <w:style w:type="character" w:customStyle="1" w:styleId="15">
    <w:name w:val="フッター (文字)1"/>
    <w:basedOn w:val="a0"/>
    <w:uiPriority w:val="99"/>
    <w:semiHidden/>
    <w:rsid w:val="005E574B"/>
  </w:style>
  <w:style w:type="character" w:customStyle="1" w:styleId="16">
    <w:name w:val="吹き出し (文字)1"/>
    <w:uiPriority w:val="99"/>
    <w:semiHidden/>
    <w:rsid w:val="005E574B"/>
    <w:rPr>
      <w:rFonts w:ascii="Arial" w:eastAsia="ＭＳ ゴシック" w:hAnsi="Arial" w:cs="Times New Roman"/>
      <w:sz w:val="18"/>
      <w:szCs w:val="18"/>
    </w:rPr>
  </w:style>
  <w:style w:type="paragraph" w:styleId="22">
    <w:name w:val="toc 2"/>
    <w:basedOn w:val="a"/>
    <w:next w:val="a"/>
    <w:autoRedefine/>
    <w:uiPriority w:val="39"/>
    <w:rsid w:val="00D3670A"/>
    <w:pPr>
      <w:tabs>
        <w:tab w:val="left" w:pos="840"/>
        <w:tab w:val="right" w:leader="dot" w:pos="9344"/>
      </w:tabs>
      <w:adjustRightInd/>
      <w:spacing w:line="240" w:lineRule="atLeast"/>
      <w:ind w:left="227" w:hanging="17"/>
      <w:textAlignment w:val="auto"/>
    </w:pPr>
    <w:rPr>
      <w:rFonts w:ascii="Arial" w:hAnsi="Arial"/>
    </w:rPr>
  </w:style>
  <w:style w:type="paragraph" w:styleId="af5">
    <w:name w:val="caption"/>
    <w:basedOn w:val="a"/>
    <w:next w:val="a"/>
    <w:uiPriority w:val="99"/>
    <w:qFormat/>
    <w:rsid w:val="005E574B"/>
    <w:pPr>
      <w:adjustRightInd/>
      <w:spacing w:before="120" w:after="240"/>
      <w:jc w:val="center"/>
      <w:textAlignment w:val="auto"/>
    </w:pPr>
    <w:rPr>
      <w:rFonts w:ascii="Arial" w:hAnsi="Arial"/>
      <w:b/>
      <w:bCs/>
      <w:sz w:val="20"/>
    </w:rPr>
  </w:style>
  <w:style w:type="paragraph" w:customStyle="1" w:styleId="af6">
    <w:name w:val="ヘッダー + (日) ＭＳ Ｐ明朝"/>
    <w:aliases w:val="(記号と特殊文字) ＭＳ Ｐゴシック,9 pt,太字,中央揃え,行間 :  最小値 12 pt"/>
    <w:basedOn w:val="a"/>
    <w:rsid w:val="005E574B"/>
    <w:pPr>
      <w:adjustRightInd/>
      <w:textAlignment w:val="auto"/>
    </w:pPr>
    <w:rPr>
      <w:rFonts w:ascii="ＭＳ Ｐゴシック" w:eastAsia="ＭＳ Ｐゴシック" w:hAnsi="ＭＳ Ｐゴシック"/>
      <w:sz w:val="18"/>
      <w:szCs w:val="18"/>
    </w:rPr>
  </w:style>
  <w:style w:type="paragraph" w:styleId="af7">
    <w:name w:val="footnote text"/>
    <w:basedOn w:val="a"/>
    <w:link w:val="af8"/>
    <w:rsid w:val="005E574B"/>
    <w:pPr>
      <w:adjustRightInd/>
      <w:snapToGrid w:val="0"/>
      <w:jc w:val="left"/>
      <w:textAlignment w:val="auto"/>
    </w:pPr>
    <w:rPr>
      <w:rFonts w:ascii="Arial" w:eastAsia="ＭＳ Ｐゴシック" w:hAnsi="Arial"/>
      <w:lang w:val="x-none" w:eastAsia="x-none"/>
    </w:rPr>
  </w:style>
  <w:style w:type="character" w:customStyle="1" w:styleId="af8">
    <w:name w:val="脚注文字列 (文字)"/>
    <w:link w:val="af7"/>
    <w:rsid w:val="005E574B"/>
    <w:rPr>
      <w:rFonts w:ascii="Arial" w:eastAsia="ＭＳ Ｐゴシック" w:hAnsi="Arial"/>
      <w:kern w:val="2"/>
      <w:sz w:val="21"/>
      <w:lang w:val="x-none" w:eastAsia="x-none"/>
    </w:rPr>
  </w:style>
  <w:style w:type="paragraph" w:customStyle="1" w:styleId="000">
    <w:name w:val="00:表紙（社名）"/>
    <w:basedOn w:val="a"/>
    <w:rsid w:val="005E574B"/>
    <w:pPr>
      <w:jc w:val="center"/>
    </w:pPr>
    <w:rPr>
      <w:rFonts w:ascii="ＭＳ Ｐ明朝" w:cs="ＭＳ 明朝"/>
      <w:sz w:val="36"/>
    </w:rPr>
  </w:style>
  <w:style w:type="paragraph" w:customStyle="1" w:styleId="1">
    <w:name w:val="スタイル1"/>
    <w:basedOn w:val="af0"/>
    <w:link w:val="17"/>
    <w:qFormat/>
    <w:rsid w:val="005E574B"/>
    <w:pPr>
      <w:numPr>
        <w:numId w:val="1"/>
      </w:numPr>
      <w:ind w:leftChars="0" w:left="0"/>
    </w:pPr>
  </w:style>
  <w:style w:type="character" w:customStyle="1" w:styleId="17">
    <w:name w:val="スタイル1 (文字)"/>
    <w:basedOn w:val="af1"/>
    <w:link w:val="1"/>
    <w:rsid w:val="005E574B"/>
    <w:rPr>
      <w:rFonts w:ascii="ＭＳ ゴシック" w:eastAsia="ＭＳ ゴシック" w:hAnsi="Arial"/>
      <w:kern w:val="2"/>
      <w:sz w:val="21"/>
      <w:szCs w:val="24"/>
      <w:lang w:val="x-none" w:eastAsia="x-none"/>
    </w:rPr>
  </w:style>
  <w:style w:type="paragraph" w:customStyle="1" w:styleId="001">
    <w:name w:val="00:表紙（版数）"/>
    <w:basedOn w:val="ad"/>
    <w:rsid w:val="005E574B"/>
    <w:pPr>
      <w:jc w:val="center"/>
    </w:pPr>
    <w:rPr>
      <w:rFonts w:ascii="HG丸ｺﾞｼｯｸM-PRO" w:eastAsia="HG丸ｺﾞｼｯｸM-PRO" w:cs="ＭＳ 明朝"/>
      <w:sz w:val="32"/>
    </w:rPr>
  </w:style>
  <w:style w:type="paragraph" w:customStyle="1" w:styleId="20">
    <w:name w:val="スタイル2"/>
    <w:basedOn w:val="af0"/>
    <w:link w:val="23"/>
    <w:rsid w:val="005E574B"/>
    <w:pPr>
      <w:numPr>
        <w:numId w:val="2"/>
      </w:numPr>
      <w:ind w:leftChars="0" w:left="0"/>
    </w:pPr>
  </w:style>
  <w:style w:type="character" w:customStyle="1" w:styleId="23">
    <w:name w:val="スタイル2 (文字)"/>
    <w:basedOn w:val="af1"/>
    <w:link w:val="20"/>
    <w:rsid w:val="005E574B"/>
    <w:rPr>
      <w:rFonts w:ascii="ＭＳ ゴシック" w:eastAsia="ＭＳ ゴシック" w:hAnsi="Arial"/>
      <w:kern w:val="2"/>
      <w:sz w:val="21"/>
      <w:szCs w:val="24"/>
      <w:lang w:val="x-none" w:eastAsia="x-none"/>
    </w:rPr>
  </w:style>
  <w:style w:type="paragraph" w:customStyle="1" w:styleId="32">
    <w:name w:val="スタイル3"/>
    <w:basedOn w:val="310"/>
    <w:link w:val="33"/>
    <w:rsid w:val="005E574B"/>
    <w:rPr>
      <w:rFonts w:cs="Times New Roman"/>
      <w:szCs w:val="24"/>
    </w:rPr>
  </w:style>
  <w:style w:type="character" w:customStyle="1" w:styleId="33">
    <w:name w:val="スタイル3 (文字)"/>
    <w:link w:val="32"/>
    <w:rsid w:val="005E574B"/>
    <w:rPr>
      <w:rFonts w:ascii="Arial" w:eastAsia="HG丸ｺﾞｼｯｸM-PRO" w:hAnsi="Arial"/>
      <w:b/>
      <w:bCs/>
      <w:kern w:val="2"/>
      <w:sz w:val="24"/>
      <w:szCs w:val="24"/>
      <w:shd w:val="clear" w:color="auto" w:fill="000099"/>
      <w:lang w:val="x-none" w:eastAsia="x-none"/>
    </w:rPr>
  </w:style>
  <w:style w:type="character" w:customStyle="1" w:styleId="01">
    <w:name w:val="01:目次（本文）"/>
    <w:rsid w:val="005E574B"/>
    <w:rPr>
      <w:rFonts w:ascii="HG丸ｺﾞｼｯｸM-PRO" w:eastAsia="HG丸ｺﾞｼｯｸM-PRO"/>
      <w:sz w:val="23"/>
    </w:rPr>
  </w:style>
  <w:style w:type="paragraph" w:styleId="af9">
    <w:name w:val="TOC Heading"/>
    <w:basedOn w:val="12"/>
    <w:next w:val="a"/>
    <w:uiPriority w:val="39"/>
    <w:qFormat/>
    <w:rsid w:val="005E574B"/>
    <w:pPr>
      <w:keepLines/>
      <w:widowControl/>
      <w:pBdr>
        <w:left w:val="none" w:sz="0" w:space="0" w:color="auto"/>
        <w:right w:val="none" w:sz="0" w:space="0" w:color="auto"/>
      </w:pBdr>
      <w:shd w:val="clear" w:color="auto" w:fill="auto"/>
      <w:spacing w:before="480" w:line="276" w:lineRule="auto"/>
      <w:ind w:left="0"/>
      <w:jc w:val="left"/>
      <w:outlineLvl w:val="9"/>
    </w:pPr>
    <w:rPr>
      <w:rFonts w:eastAsia="ＭＳ ゴシック"/>
      <w:b/>
      <w:bCs/>
      <w:color w:val="365F91"/>
      <w:kern w:val="0"/>
      <w:sz w:val="28"/>
      <w:szCs w:val="28"/>
    </w:rPr>
  </w:style>
  <w:style w:type="character" w:customStyle="1" w:styleId="18">
    <w:name w:val="リスト段落 (文字)1"/>
    <w:basedOn w:val="a0"/>
    <w:uiPriority w:val="34"/>
    <w:rsid w:val="005E574B"/>
  </w:style>
  <w:style w:type="paragraph" w:styleId="19">
    <w:name w:val="toc 1"/>
    <w:basedOn w:val="a"/>
    <w:next w:val="a"/>
    <w:autoRedefine/>
    <w:uiPriority w:val="39"/>
    <w:rsid w:val="005E574B"/>
  </w:style>
  <w:style w:type="paragraph" w:styleId="34">
    <w:name w:val="toc 3"/>
    <w:basedOn w:val="a"/>
    <w:next w:val="a"/>
    <w:autoRedefine/>
    <w:uiPriority w:val="39"/>
    <w:rsid w:val="005E574B"/>
    <w:pPr>
      <w:tabs>
        <w:tab w:val="left" w:pos="1260"/>
        <w:tab w:val="right" w:leader="dot" w:pos="9344"/>
      </w:tabs>
      <w:ind w:leftChars="200" w:left="420"/>
    </w:pPr>
  </w:style>
  <w:style w:type="paragraph" w:customStyle="1" w:styleId="010">
    <w:name w:val="01:目次（見出し）"/>
    <w:rsid w:val="005E574B"/>
    <w:pPr>
      <w:jc w:val="center"/>
    </w:pPr>
    <w:rPr>
      <w:rFonts w:ascii="HG丸ｺﾞｼｯｸM-PRO" w:eastAsia="HG丸ｺﾞｼｯｸM-PRO" w:hAnsi="HG丸ｺﾞｼｯｸM-PRO"/>
      <w:b/>
      <w:bCs/>
      <w:color w:val="365F91"/>
      <w:sz w:val="28"/>
      <w:szCs w:val="28"/>
    </w:rPr>
  </w:style>
  <w:style w:type="character" w:customStyle="1" w:styleId="afa">
    <w:name w:val="項目説明（項目名）"/>
    <w:rsid w:val="005E574B"/>
    <w:rPr>
      <w:b/>
      <w:bCs/>
    </w:rPr>
  </w:style>
  <w:style w:type="paragraph" w:customStyle="1" w:styleId="4">
    <w:name w:val="スタイル4"/>
    <w:basedOn w:val="af0"/>
    <w:link w:val="42"/>
    <w:rsid w:val="005E574B"/>
    <w:pPr>
      <w:numPr>
        <w:numId w:val="4"/>
      </w:numPr>
      <w:ind w:leftChars="0" w:left="0"/>
    </w:pPr>
  </w:style>
  <w:style w:type="character" w:customStyle="1" w:styleId="42">
    <w:name w:val="スタイル4 (文字)"/>
    <w:basedOn w:val="af1"/>
    <w:link w:val="4"/>
    <w:rsid w:val="005E574B"/>
    <w:rPr>
      <w:rFonts w:ascii="ＭＳ ゴシック" w:eastAsia="ＭＳ ゴシック" w:hAnsi="Arial"/>
      <w:kern w:val="2"/>
      <w:sz w:val="21"/>
      <w:szCs w:val="24"/>
      <w:lang w:val="x-none" w:eastAsia="x-none"/>
    </w:rPr>
  </w:style>
  <w:style w:type="paragraph" w:customStyle="1" w:styleId="10">
    <w:name w:val="10:注意２"/>
    <w:basedOn w:val="a"/>
    <w:link w:val="100"/>
    <w:rsid w:val="005E574B"/>
    <w:pPr>
      <w:framePr w:wrap="around" w:vAnchor="text" w:hAnchor="text" w:y="1"/>
      <w:numPr>
        <w:numId w:val="6"/>
      </w:numPr>
      <w:shd w:val="clear" w:color="auto" w:fill="FFFFCC"/>
      <w:ind w:leftChars="200" w:left="620" w:rightChars="100" w:right="100"/>
    </w:pPr>
    <w:rPr>
      <w:lang w:val="x-none" w:eastAsia="x-none"/>
    </w:rPr>
  </w:style>
  <w:style w:type="character" w:customStyle="1" w:styleId="100">
    <w:name w:val="10:注意２ (文字)"/>
    <w:link w:val="10"/>
    <w:rsid w:val="005E574B"/>
    <w:rPr>
      <w:rFonts w:eastAsia="HG丸ｺﾞｼｯｸM-PRO"/>
      <w:kern w:val="2"/>
      <w:sz w:val="21"/>
      <w:shd w:val="clear" w:color="auto" w:fill="FFFFCC"/>
      <w:lang w:val="x-none" w:eastAsia="x-none"/>
    </w:rPr>
  </w:style>
  <w:style w:type="character" w:customStyle="1" w:styleId="1a">
    <w:name w:val="見出しマップ (文字)1"/>
    <w:uiPriority w:val="99"/>
    <w:semiHidden/>
    <w:rsid w:val="005E574B"/>
    <w:rPr>
      <w:rFonts w:ascii="Arial"/>
      <w:kern w:val="2"/>
      <w:sz w:val="21"/>
      <w:szCs w:val="24"/>
      <w:shd w:val="clear" w:color="auto" w:fill="000080"/>
    </w:rPr>
  </w:style>
  <w:style w:type="paragraph" w:styleId="afb">
    <w:name w:val="No Spacing"/>
    <w:link w:val="afc"/>
    <w:uiPriority w:val="1"/>
    <w:qFormat/>
    <w:rsid w:val="005E574B"/>
    <w:pPr>
      <w:widowControl w:val="0"/>
      <w:jc w:val="both"/>
    </w:pPr>
    <w:rPr>
      <w:rFonts w:ascii="ＭＳ ゴシック" w:eastAsia="ＭＳ ゴシック" w:hAnsi="Arial"/>
      <w:kern w:val="2"/>
      <w:sz w:val="21"/>
      <w:szCs w:val="24"/>
    </w:rPr>
  </w:style>
  <w:style w:type="character" w:customStyle="1" w:styleId="afc">
    <w:name w:val="行間詰め (文字)"/>
    <w:link w:val="afb"/>
    <w:uiPriority w:val="1"/>
    <w:rsid w:val="005E574B"/>
    <w:rPr>
      <w:rFonts w:ascii="ＭＳ ゴシック" w:eastAsia="ＭＳ ゴシック" w:hAnsi="Arial"/>
      <w:kern w:val="2"/>
      <w:sz w:val="21"/>
      <w:szCs w:val="24"/>
    </w:rPr>
  </w:style>
  <w:style w:type="character" w:customStyle="1" w:styleId="91">
    <w:name w:val="見出し 9 (文字)1"/>
    <w:rsid w:val="005E574B"/>
    <w:rPr>
      <w:rFonts w:ascii="Arial" w:eastAsia="ＭＳ Ｐゴシック"/>
      <w:kern w:val="2"/>
    </w:rPr>
  </w:style>
  <w:style w:type="character" w:customStyle="1" w:styleId="1b">
    <w:name w:val="脚注文字列 (文字)1"/>
    <w:semiHidden/>
    <w:rsid w:val="005E574B"/>
    <w:rPr>
      <w:rFonts w:ascii="Arial" w:eastAsia="ＭＳ Ｐゴシック"/>
      <w:kern w:val="2"/>
      <w:sz w:val="21"/>
    </w:rPr>
  </w:style>
  <w:style w:type="character" w:styleId="afd">
    <w:name w:val="Emphasis"/>
    <w:uiPriority w:val="20"/>
    <w:qFormat/>
    <w:rsid w:val="005E574B"/>
    <w:rPr>
      <w:i/>
      <w:iCs/>
    </w:rPr>
  </w:style>
  <w:style w:type="table" w:customStyle="1" w:styleId="120">
    <w:name w:val="表 (青)  12"/>
    <w:basedOn w:val="a1"/>
    <w:uiPriority w:val="60"/>
    <w:rsid w:val="005E574B"/>
    <w:rPr>
      <w:rFonts w:ascii="ＭＳ ゴシック" w:eastAsia="ＭＳ ゴシック" w:hAnsi="Arial"/>
      <w:color w:val="365F91"/>
      <w:kern w:val="2"/>
      <w:sz w:val="21"/>
      <w:szCs w:val="24"/>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20">
    <w:name w:val="表 (青)  42"/>
    <w:basedOn w:val="a1"/>
    <w:uiPriority w:val="63"/>
    <w:rsid w:val="005E574B"/>
    <w:rPr>
      <w:rFonts w:ascii="ＭＳ ゴシック" w:eastAsia="ＭＳ ゴシック" w:hAnsi="Arial"/>
      <w:kern w:val="2"/>
      <w:sz w:val="21"/>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0">
    <w:name w:val="表 (青)  11"/>
    <w:basedOn w:val="a1"/>
    <w:uiPriority w:val="60"/>
    <w:rsid w:val="005E574B"/>
    <w:rPr>
      <w:rFonts w:ascii="ＭＳ ゴシック" w:eastAsia="ＭＳ ゴシック" w:hAnsi="Arial"/>
      <w:color w:val="365F91"/>
      <w:kern w:val="2"/>
      <w:sz w:val="21"/>
      <w:szCs w:val="24"/>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10">
    <w:name w:val="表 (青)  41"/>
    <w:basedOn w:val="a1"/>
    <w:uiPriority w:val="63"/>
    <w:rsid w:val="005E574B"/>
    <w:rPr>
      <w:rFonts w:ascii="ＭＳ ゴシック" w:eastAsia="ＭＳ ゴシック" w:hAnsi="Arial"/>
      <w:kern w:val="2"/>
      <w:sz w:val="21"/>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81">
    <w:name w:val="Table Grid 8"/>
    <w:basedOn w:val="a1"/>
    <w:rsid w:val="005E574B"/>
    <w:pPr>
      <w:widowControl w:val="0"/>
      <w:adjustRightInd w:val="0"/>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101">
    <w:name w:val="10:注意"/>
    <w:basedOn w:val="10"/>
    <w:link w:val="102"/>
    <w:rsid w:val="005E574B"/>
    <w:pPr>
      <w:framePr w:wrap="auto" w:vAnchor="margin" w:yAlign="inline"/>
      <w:shd w:val="clear" w:color="auto" w:fill="FBD4B4"/>
      <w:ind w:right="210"/>
    </w:pPr>
  </w:style>
  <w:style w:type="character" w:customStyle="1" w:styleId="102">
    <w:name w:val="10:注意 (文字)"/>
    <w:link w:val="101"/>
    <w:rsid w:val="005E574B"/>
    <w:rPr>
      <w:rFonts w:eastAsia="HG丸ｺﾞｼｯｸM-PRO"/>
      <w:kern w:val="2"/>
      <w:sz w:val="21"/>
      <w:shd w:val="clear" w:color="auto" w:fill="FBD4B4"/>
      <w:lang w:val="x-none" w:eastAsia="x-none"/>
    </w:rPr>
  </w:style>
  <w:style w:type="paragraph" w:styleId="43">
    <w:name w:val="toc 4"/>
    <w:basedOn w:val="a"/>
    <w:next w:val="a"/>
    <w:autoRedefine/>
    <w:uiPriority w:val="39"/>
    <w:unhideWhenUsed/>
    <w:rsid w:val="00F43739"/>
    <w:pPr>
      <w:adjustRightInd/>
      <w:ind w:leftChars="300" w:left="630"/>
      <w:textAlignment w:val="auto"/>
    </w:pPr>
    <w:rPr>
      <w:rFonts w:eastAsia="ＭＳ 明朝"/>
      <w:szCs w:val="22"/>
    </w:rPr>
  </w:style>
  <w:style w:type="paragraph" w:customStyle="1" w:styleId="20-1">
    <w:name w:val="20:本文-1"/>
    <w:link w:val="20-10"/>
    <w:rsid w:val="005E574B"/>
    <w:pPr>
      <w:ind w:leftChars="100" w:left="210"/>
    </w:pPr>
    <w:rPr>
      <w:rFonts w:eastAsia="HG丸ｺﾞｼｯｸM-PRO" w:cs="ＭＳ 明朝"/>
      <w:kern w:val="2"/>
      <w:sz w:val="21"/>
    </w:rPr>
  </w:style>
  <w:style w:type="character" w:customStyle="1" w:styleId="20-10">
    <w:name w:val="20:本文-1 (文字)"/>
    <w:link w:val="20-1"/>
    <w:rsid w:val="005E574B"/>
    <w:rPr>
      <w:rFonts w:eastAsia="HG丸ｺﾞｼｯｸM-PRO" w:cs="ＭＳ 明朝"/>
      <w:kern w:val="2"/>
      <w:sz w:val="21"/>
    </w:rPr>
  </w:style>
  <w:style w:type="paragraph" w:customStyle="1" w:styleId="103">
    <w:name w:val="10:コマンド"/>
    <w:rsid w:val="005E574B"/>
    <w:pPr>
      <w:shd w:val="clear" w:color="auto" w:fill="D9D9D9"/>
      <w:ind w:leftChars="200" w:left="420"/>
    </w:pPr>
    <w:rPr>
      <w:rFonts w:cs="ＭＳ 明朝"/>
    </w:rPr>
  </w:style>
  <w:style w:type="paragraph" w:customStyle="1" w:styleId="11">
    <w:name w:val="11:ヒント"/>
    <w:link w:val="111"/>
    <w:qFormat/>
    <w:rsid w:val="005E574B"/>
    <w:pPr>
      <w:numPr>
        <w:numId w:val="20"/>
      </w:numPr>
      <w:shd w:val="clear" w:color="auto" w:fill="FFFFCC"/>
      <w:ind w:left="840"/>
    </w:pPr>
    <w:rPr>
      <w:rFonts w:eastAsia="HG丸ｺﾞｼｯｸM-PRO" w:cs="ＭＳ 明朝"/>
      <w:kern w:val="2"/>
      <w:sz w:val="21"/>
      <w:lang w:val="x-none" w:eastAsia="x-none"/>
    </w:rPr>
  </w:style>
  <w:style w:type="character" w:customStyle="1" w:styleId="111">
    <w:name w:val="11:ヒント (文字)"/>
    <w:basedOn w:val="102"/>
    <w:link w:val="11"/>
    <w:rsid w:val="005E574B"/>
    <w:rPr>
      <w:rFonts w:eastAsia="HG丸ｺﾞｼｯｸM-PRO" w:cs="ＭＳ 明朝"/>
      <w:kern w:val="2"/>
      <w:sz w:val="21"/>
      <w:shd w:val="clear" w:color="auto" w:fill="FFFFCC"/>
      <w:lang w:val="x-none" w:eastAsia="x-none"/>
    </w:rPr>
  </w:style>
  <w:style w:type="paragraph" w:customStyle="1" w:styleId="20-2">
    <w:name w:val="20:本文-2"/>
    <w:basedOn w:val="a"/>
    <w:rsid w:val="005E574B"/>
    <w:pPr>
      <w:widowControl/>
      <w:adjustRightInd/>
      <w:ind w:leftChars="200" w:left="420"/>
      <w:jc w:val="left"/>
      <w:textAlignment w:val="auto"/>
    </w:pPr>
    <w:rPr>
      <w:rFonts w:cs="ＭＳ 明朝"/>
    </w:rPr>
  </w:style>
  <w:style w:type="paragraph" w:customStyle="1" w:styleId="20-11">
    <w:name w:val="20:本文-1（字下げ）"/>
    <w:basedOn w:val="20-1"/>
    <w:link w:val="20-12"/>
    <w:qFormat/>
    <w:rsid w:val="005E574B"/>
    <w:pPr>
      <w:ind w:firstLineChars="100" w:firstLine="210"/>
    </w:pPr>
  </w:style>
  <w:style w:type="character" w:customStyle="1" w:styleId="20-12">
    <w:name w:val="20:本文-1（字下げ） (文字)"/>
    <w:basedOn w:val="20-10"/>
    <w:link w:val="20-11"/>
    <w:rsid w:val="005E574B"/>
    <w:rPr>
      <w:rFonts w:eastAsia="HG丸ｺﾞｼｯｸM-PRO" w:cs="ＭＳ 明朝"/>
      <w:kern w:val="2"/>
      <w:sz w:val="21"/>
    </w:rPr>
  </w:style>
  <w:style w:type="paragraph" w:customStyle="1" w:styleId="990">
    <w:name w:val="99：発行元情報"/>
    <w:basedOn w:val="05"/>
    <w:autoRedefine/>
    <w:rsid w:val="005E574B"/>
    <w:pPr>
      <w:adjustRightInd w:val="0"/>
      <w:spacing w:line="360" w:lineRule="atLeast"/>
      <w:ind w:left="0" w:firstLine="210"/>
      <w:jc w:val="center"/>
      <w:textAlignment w:val="baseline"/>
    </w:pPr>
    <w:rPr>
      <w:rFonts w:cs="HGP創英角ｺﾞｼｯｸUB"/>
      <w:kern w:val="0"/>
      <w:sz w:val="28"/>
    </w:rPr>
  </w:style>
  <w:style w:type="paragraph" w:customStyle="1" w:styleId="05">
    <w:name w:val="05：本文"/>
    <w:link w:val="050"/>
    <w:rsid w:val="005E574B"/>
    <w:pPr>
      <w:widowControl w:val="0"/>
      <w:suppressAutoHyphens/>
      <w:snapToGrid w:val="0"/>
      <w:ind w:left="1701"/>
      <w:jc w:val="both"/>
      <w:textAlignment w:val="top"/>
    </w:pPr>
    <w:rPr>
      <w:rFonts w:ascii="ＭＳ Ｐゴシック" w:eastAsia="ＭＳ Ｐゴシック" w:hAnsi="ＭＳ Ｐゴシック" w:cs="ＭＳ Ｐゴシック"/>
      <w:kern w:val="2"/>
    </w:rPr>
  </w:style>
  <w:style w:type="paragraph" w:customStyle="1" w:styleId="06">
    <w:name w:val="06：箇条書"/>
    <w:rsid w:val="005E574B"/>
    <w:pPr>
      <w:numPr>
        <w:numId w:val="22"/>
      </w:numPr>
      <w:tabs>
        <w:tab w:val="num" w:pos="1928"/>
      </w:tabs>
      <w:adjustRightInd w:val="0"/>
      <w:snapToGrid w:val="0"/>
      <w:spacing w:before="100" w:line="300" w:lineRule="exact"/>
      <w:ind w:left="1928"/>
    </w:pPr>
    <w:rPr>
      <w:rFonts w:ascii="HGP創英角ｺﾞｼｯｸUB" w:eastAsia="HGP創英角ｺﾞｼｯｸUB" w:hAnsi="HGP創英角ｺﾞｼｯｸUB" w:cs="HGP創英角ｺﾞｼｯｸUB"/>
    </w:rPr>
  </w:style>
  <w:style w:type="character" w:customStyle="1" w:styleId="050">
    <w:name w:val="05：本文 (文字)"/>
    <w:link w:val="05"/>
    <w:locked/>
    <w:rsid w:val="005E574B"/>
    <w:rPr>
      <w:rFonts w:ascii="ＭＳ Ｐゴシック" w:eastAsia="ＭＳ Ｐゴシック" w:hAnsi="ＭＳ Ｐゴシック" w:cs="ＭＳ Ｐゴシック"/>
      <w:kern w:val="2"/>
    </w:rPr>
  </w:style>
  <w:style w:type="paragraph" w:customStyle="1" w:styleId="30">
    <w:name w:val="30:説明見出し"/>
    <w:basedOn w:val="a"/>
    <w:link w:val="300"/>
    <w:qFormat/>
    <w:rsid w:val="005E574B"/>
    <w:pPr>
      <w:numPr>
        <w:numId w:val="25"/>
      </w:numPr>
      <w:ind w:leftChars="100" w:left="100" w:rightChars="100" w:right="100"/>
    </w:pPr>
    <w:rPr>
      <w:lang w:val="x-none" w:eastAsia="x-none"/>
    </w:rPr>
  </w:style>
  <w:style w:type="paragraph" w:customStyle="1" w:styleId="20-3">
    <w:name w:val="20:本文-3"/>
    <w:basedOn w:val="20-2"/>
    <w:rsid w:val="005E574B"/>
    <w:pPr>
      <w:ind w:leftChars="300" w:left="630"/>
    </w:pPr>
  </w:style>
  <w:style w:type="character" w:customStyle="1" w:styleId="300">
    <w:name w:val="30:説明見出し (文字)"/>
    <w:link w:val="30"/>
    <w:rsid w:val="005E574B"/>
    <w:rPr>
      <w:rFonts w:eastAsia="HG丸ｺﾞｼｯｸM-PRO"/>
      <w:kern w:val="2"/>
      <w:sz w:val="21"/>
      <w:lang w:val="x-none" w:eastAsia="x-none"/>
    </w:rPr>
  </w:style>
  <w:style w:type="paragraph" w:styleId="HTML">
    <w:name w:val="HTML Preformatted"/>
    <w:basedOn w:val="a"/>
    <w:link w:val="HTML0"/>
    <w:uiPriority w:val="99"/>
    <w:unhideWhenUsed/>
    <w:rsid w:val="005E57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ＭＳ ゴシック" w:eastAsia="ＭＳ ゴシック" w:hAnsi="ＭＳ ゴシック"/>
      <w:kern w:val="0"/>
      <w:sz w:val="24"/>
      <w:szCs w:val="24"/>
      <w:lang w:val="x-none" w:eastAsia="x-none"/>
    </w:rPr>
  </w:style>
  <w:style w:type="character" w:customStyle="1" w:styleId="HTML0">
    <w:name w:val="HTML 書式付き (文字)"/>
    <w:link w:val="HTML"/>
    <w:uiPriority w:val="99"/>
    <w:rsid w:val="005E574B"/>
    <w:rPr>
      <w:rFonts w:ascii="ＭＳ ゴシック" w:eastAsia="ＭＳ ゴシック" w:hAnsi="ＭＳ ゴシック"/>
      <w:sz w:val="24"/>
      <w:szCs w:val="24"/>
      <w:lang w:val="x-none" w:eastAsia="x-none"/>
    </w:rPr>
  </w:style>
  <w:style w:type="paragraph" w:styleId="51">
    <w:name w:val="toc 5"/>
    <w:basedOn w:val="a"/>
    <w:next w:val="a"/>
    <w:autoRedefine/>
    <w:uiPriority w:val="39"/>
    <w:unhideWhenUsed/>
    <w:rsid w:val="00F43739"/>
    <w:pPr>
      <w:adjustRightInd/>
      <w:ind w:leftChars="400" w:left="840"/>
      <w:textAlignment w:val="auto"/>
    </w:pPr>
    <w:rPr>
      <w:rFonts w:eastAsia="ＭＳ 明朝"/>
      <w:szCs w:val="22"/>
    </w:rPr>
  </w:style>
  <w:style w:type="paragraph" w:styleId="61">
    <w:name w:val="toc 6"/>
    <w:basedOn w:val="a"/>
    <w:next w:val="a"/>
    <w:autoRedefine/>
    <w:uiPriority w:val="39"/>
    <w:unhideWhenUsed/>
    <w:rsid w:val="00F43739"/>
    <w:pPr>
      <w:adjustRightInd/>
      <w:ind w:leftChars="500" w:left="1050"/>
      <w:textAlignment w:val="auto"/>
    </w:pPr>
    <w:rPr>
      <w:rFonts w:eastAsia="ＭＳ 明朝"/>
      <w:szCs w:val="22"/>
    </w:rPr>
  </w:style>
  <w:style w:type="paragraph" w:styleId="71">
    <w:name w:val="toc 7"/>
    <w:basedOn w:val="a"/>
    <w:next w:val="a"/>
    <w:autoRedefine/>
    <w:uiPriority w:val="39"/>
    <w:unhideWhenUsed/>
    <w:rsid w:val="00F43739"/>
    <w:pPr>
      <w:adjustRightInd/>
      <w:ind w:leftChars="600" w:left="1260"/>
      <w:textAlignment w:val="auto"/>
    </w:pPr>
    <w:rPr>
      <w:rFonts w:eastAsia="ＭＳ 明朝"/>
      <w:szCs w:val="22"/>
    </w:rPr>
  </w:style>
  <w:style w:type="paragraph" w:styleId="82">
    <w:name w:val="toc 8"/>
    <w:basedOn w:val="a"/>
    <w:next w:val="a"/>
    <w:autoRedefine/>
    <w:uiPriority w:val="39"/>
    <w:unhideWhenUsed/>
    <w:rsid w:val="00F43739"/>
    <w:pPr>
      <w:adjustRightInd/>
      <w:ind w:leftChars="700" w:left="1470"/>
      <w:textAlignment w:val="auto"/>
    </w:pPr>
    <w:rPr>
      <w:rFonts w:eastAsia="ＭＳ 明朝"/>
      <w:szCs w:val="22"/>
    </w:rPr>
  </w:style>
  <w:style w:type="paragraph" w:styleId="92">
    <w:name w:val="toc 9"/>
    <w:basedOn w:val="a"/>
    <w:next w:val="a"/>
    <w:autoRedefine/>
    <w:uiPriority w:val="39"/>
    <w:unhideWhenUsed/>
    <w:rsid w:val="00F43739"/>
    <w:pPr>
      <w:adjustRightInd/>
      <w:ind w:leftChars="800" w:left="1680"/>
      <w:textAlignment w:val="auto"/>
    </w:pPr>
    <w:rPr>
      <w:rFonts w:eastAsia="ＭＳ 明朝"/>
      <w:szCs w:val="22"/>
    </w:rPr>
  </w:style>
  <w:style w:type="character" w:styleId="24">
    <w:name w:val="Intense Reference"/>
    <w:basedOn w:val="a0"/>
    <w:uiPriority w:val="32"/>
    <w:qFormat/>
    <w:rsid w:val="00952DFD"/>
    <w:rPr>
      <w:b/>
      <w:bCs/>
      <w:smallCaps/>
      <w:color w:val="C0504D" w:themeColor="accent2"/>
      <w:spacing w:val="5"/>
      <w:u w:val="single"/>
    </w:rPr>
  </w:style>
  <w:style w:type="character" w:customStyle="1" w:styleId="weblinkscategorytitle">
    <w:name w:val="weblinks_category_title"/>
    <w:basedOn w:val="a0"/>
    <w:rsid w:val="00B93397"/>
  </w:style>
  <w:style w:type="character" w:customStyle="1" w:styleId="st1">
    <w:name w:val="st1"/>
    <w:basedOn w:val="a0"/>
    <w:rsid w:val="00AC5E39"/>
  </w:style>
  <w:style w:type="paragraph" w:customStyle="1" w:styleId="20-20">
    <w:name w:val="20:本文-2（字下げ）"/>
    <w:basedOn w:val="a"/>
    <w:rsid w:val="005E574B"/>
    <w:pPr>
      <w:ind w:leftChars="200" w:left="420" w:firstLineChars="100" w:firstLine="210"/>
    </w:pPr>
    <w:rPr>
      <w:rFonts w:cs="ＭＳ 明朝"/>
    </w:rPr>
  </w:style>
  <w:style w:type="character" w:styleId="afe">
    <w:name w:val="annotation reference"/>
    <w:basedOn w:val="a0"/>
    <w:rsid w:val="005E574B"/>
    <w:rPr>
      <w:sz w:val="18"/>
      <w:szCs w:val="18"/>
    </w:rPr>
  </w:style>
  <w:style w:type="paragraph" w:styleId="aff">
    <w:name w:val="annotation text"/>
    <w:basedOn w:val="a"/>
    <w:link w:val="aff0"/>
    <w:rsid w:val="005E574B"/>
    <w:pPr>
      <w:jc w:val="left"/>
    </w:pPr>
  </w:style>
  <w:style w:type="character" w:customStyle="1" w:styleId="aff0">
    <w:name w:val="コメント文字列 (文字)"/>
    <w:basedOn w:val="a0"/>
    <w:link w:val="aff"/>
    <w:rsid w:val="005E574B"/>
    <w:rPr>
      <w:rFonts w:eastAsia="HG丸ｺﾞｼｯｸM-PRO"/>
      <w:kern w:val="2"/>
      <w:sz w:val="21"/>
    </w:rPr>
  </w:style>
  <w:style w:type="paragraph" w:styleId="aff1">
    <w:name w:val="annotation subject"/>
    <w:basedOn w:val="aff"/>
    <w:next w:val="aff"/>
    <w:link w:val="aff2"/>
    <w:rsid w:val="005E574B"/>
    <w:rPr>
      <w:b/>
      <w:bCs/>
    </w:rPr>
  </w:style>
  <w:style w:type="character" w:customStyle="1" w:styleId="aff2">
    <w:name w:val="コメント内容 (文字)"/>
    <w:basedOn w:val="aff0"/>
    <w:link w:val="aff1"/>
    <w:rsid w:val="005E574B"/>
    <w:rPr>
      <w:rFonts w:eastAsia="HG丸ｺﾞｼｯｸM-PRO"/>
      <w:b/>
      <w:bCs/>
      <w:kern w:val="2"/>
      <w:sz w:val="21"/>
    </w:rPr>
  </w:style>
  <w:style w:type="paragraph" w:styleId="aff3">
    <w:name w:val="Revision"/>
    <w:hidden/>
    <w:uiPriority w:val="99"/>
    <w:semiHidden/>
    <w:rsid w:val="005E574B"/>
    <w:rPr>
      <w:rFonts w:eastAsia="HG丸ｺﾞｼｯｸM-PRO"/>
      <w:kern w:val="2"/>
      <w:sz w:val="21"/>
    </w:rPr>
  </w:style>
  <w:style w:type="character" w:customStyle="1" w:styleId="string2">
    <w:name w:val="string2"/>
    <w:basedOn w:val="a0"/>
    <w:rsid w:val="005E574B"/>
    <w:rPr>
      <w:rFonts w:ascii="Courier New" w:hAnsi="Courier New" w:cs="Courier New" w:hint="default"/>
      <w:color w:val="A0522D"/>
    </w:rPr>
  </w:style>
  <w:style w:type="character" w:customStyle="1" w:styleId="comment2">
    <w:name w:val="comment2"/>
    <w:basedOn w:val="a0"/>
    <w:rsid w:val="005E574B"/>
    <w:rPr>
      <w:rFonts w:ascii="Courier New" w:hAnsi="Courier New" w:cs="Courier New" w:hint="default"/>
      <w:color w:val="228B22"/>
    </w:rPr>
  </w:style>
  <w:style w:type="character" w:customStyle="1" w:styleId="keyword2">
    <w:name w:val="keyword2"/>
    <w:basedOn w:val="a0"/>
    <w:rsid w:val="005E574B"/>
    <w:rPr>
      <w:rFonts w:ascii="Courier New" w:hAnsi="Courier New" w:cs="Courier New" w:hint="default"/>
      <w:color w:val="4169E1"/>
    </w:rPr>
  </w:style>
  <w:style w:type="character" w:customStyle="1" w:styleId="symbol2">
    <w:name w:val="symbol2"/>
    <w:basedOn w:val="a0"/>
    <w:rsid w:val="005E574B"/>
    <w:rPr>
      <w:rFonts w:ascii="Courier New" w:hAnsi="Courier New" w:cs="Courier New" w:hint="default"/>
      <w:color w:val="00008B"/>
    </w:rPr>
  </w:style>
  <w:style w:type="paragraph" w:customStyle="1" w:styleId="Default">
    <w:name w:val="Default"/>
    <w:rsid w:val="005E574B"/>
    <w:pPr>
      <w:widowControl w:val="0"/>
      <w:autoSpaceDE w:val="0"/>
      <w:autoSpaceDN w:val="0"/>
      <w:adjustRightInd w:val="0"/>
    </w:pPr>
    <w:rPr>
      <w:rFonts w:ascii="ＭＳ@....." w:eastAsia="ＭＳ@....." w:cs="ＭＳ@....."/>
      <w:color w:val="000000"/>
      <w:sz w:val="24"/>
      <w:szCs w:val="24"/>
    </w:rPr>
  </w:style>
  <w:style w:type="paragraph" w:styleId="aff4">
    <w:name w:val="Title"/>
    <w:basedOn w:val="a"/>
    <w:next w:val="a"/>
    <w:link w:val="aff5"/>
    <w:qFormat/>
    <w:rsid w:val="00A346CF"/>
    <w:pPr>
      <w:spacing w:before="240" w:after="120"/>
      <w:jc w:val="center"/>
      <w:outlineLvl w:val="0"/>
    </w:pPr>
    <w:rPr>
      <w:rFonts w:asciiTheme="majorHAnsi" w:eastAsia="ＭＳ ゴシック" w:hAnsiTheme="majorHAnsi" w:cstheme="majorBidi"/>
      <w:sz w:val="32"/>
      <w:szCs w:val="32"/>
    </w:rPr>
  </w:style>
  <w:style w:type="character" w:customStyle="1" w:styleId="aff5">
    <w:name w:val="表題 (文字)"/>
    <w:basedOn w:val="a0"/>
    <w:link w:val="aff4"/>
    <w:rsid w:val="00A346CF"/>
    <w:rPr>
      <w:rFonts w:asciiTheme="majorHAnsi" w:eastAsia="ＭＳ ゴシック" w:hAnsiTheme="majorHAnsi" w:cstheme="majorBidi"/>
      <w:kern w:val="2"/>
      <w:sz w:val="32"/>
      <w:szCs w:val="32"/>
    </w:rPr>
  </w:style>
  <w:style w:type="paragraph" w:customStyle="1" w:styleId="aff6">
    <w:name w:val="注意事項"/>
    <w:basedOn w:val="101"/>
    <w:link w:val="aff7"/>
    <w:qFormat/>
    <w:rsid w:val="00164E31"/>
    <w:pPr>
      <w:ind w:left="840"/>
    </w:pPr>
  </w:style>
  <w:style w:type="character" w:customStyle="1" w:styleId="aff7">
    <w:name w:val="注意事項 (文字)"/>
    <w:basedOn w:val="102"/>
    <w:link w:val="aff6"/>
    <w:rsid w:val="00164E31"/>
    <w:rPr>
      <w:rFonts w:eastAsia="HG丸ｺﾞｼｯｸM-PRO"/>
      <w:kern w:val="2"/>
      <w:sz w:val="21"/>
      <w:shd w:val="clear" w:color="auto" w:fill="FBD4B4"/>
      <w:lang w:val="x-none" w:eastAsia="x-none"/>
    </w:rPr>
  </w:style>
  <w:style w:type="character" w:styleId="aff8">
    <w:name w:val="Strong"/>
    <w:basedOn w:val="a0"/>
    <w:qFormat/>
    <w:rsid w:val="007F63E3"/>
    <w:rPr>
      <w:b/>
      <w:bCs/>
    </w:rPr>
  </w:style>
  <w:style w:type="character" w:styleId="25">
    <w:name w:val="Intense Emphasis"/>
    <w:basedOn w:val="a0"/>
    <w:uiPriority w:val="21"/>
    <w:qFormat/>
    <w:rsid w:val="007F63E3"/>
    <w:rPr>
      <w:b/>
      <w:bCs/>
      <w:i/>
      <w:iCs/>
      <w:color w:val="4F81BD" w:themeColor="accent1"/>
    </w:rPr>
  </w:style>
  <w:style w:type="paragraph" w:customStyle="1" w:styleId="09-6pt">
    <w:name w:val="09：表の本文-6pt"/>
    <w:basedOn w:val="a"/>
    <w:rsid w:val="009E71DE"/>
    <w:pPr>
      <w:spacing w:before="80" w:line="0" w:lineRule="atLeast"/>
    </w:pPr>
    <w:rPr>
      <w:rFonts w:ascii="ＭＳ Ｐゴシック" w:eastAsia="ＭＳ Ｐゴシック" w:cs="ＭＳ 明朝"/>
      <w:snapToGrid w:val="0"/>
      <w:kern w:val="0"/>
      <w:sz w:val="12"/>
      <w:szCs w:val="12"/>
    </w:rPr>
  </w:style>
  <w:style w:type="paragraph" w:customStyle="1" w:styleId="09-6pt-">
    <w:name w:val="09：表の本文-6pt-白字"/>
    <w:basedOn w:val="09-6pt"/>
    <w:rsid w:val="009E71DE"/>
    <w:rPr>
      <w:color w:val="FFFFFF" w:themeColor="background1"/>
    </w:rPr>
  </w:style>
  <w:style w:type="paragraph" w:customStyle="1" w:styleId="07-6pt-">
    <w:name w:val="07：図中のコメント-6pt-行間小"/>
    <w:basedOn w:val="a"/>
    <w:rsid w:val="00BE4DBD"/>
    <w:pPr>
      <w:widowControl/>
      <w:adjustRightInd/>
      <w:snapToGrid w:val="0"/>
      <w:jc w:val="left"/>
      <w:textAlignment w:val="auto"/>
    </w:pPr>
    <w:rPr>
      <w:rFonts w:ascii="HGP創英角ｺﾞｼｯｸUB" w:eastAsia="HGP創英角ｺﾞｼｯｸUB" w:hAnsi="HGP創英角ｺﾞｼｯｸUB" w:cs="HGP創英角ｺﾞｼｯｸUB"/>
      <w:sz w:val="12"/>
    </w:rPr>
  </w:style>
  <w:style w:type="table" w:customStyle="1" w:styleId="GridTable5DarkAccent1">
    <w:name w:val="Grid Table 5 Dark Accent 1"/>
    <w:basedOn w:val="a1"/>
    <w:uiPriority w:val="50"/>
    <w:rsid w:val="00F657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574B"/>
    <w:pPr>
      <w:widowControl w:val="0"/>
      <w:adjustRightInd w:val="0"/>
      <w:jc w:val="both"/>
      <w:textAlignment w:val="baseline"/>
    </w:pPr>
    <w:rPr>
      <w:rFonts w:eastAsia="HG丸ｺﾞｼｯｸM-PRO"/>
      <w:kern w:val="2"/>
      <w:sz w:val="21"/>
    </w:rPr>
  </w:style>
  <w:style w:type="paragraph" w:styleId="12">
    <w:name w:val="heading 1"/>
    <w:basedOn w:val="a"/>
    <w:next w:val="a"/>
    <w:link w:val="13"/>
    <w:uiPriority w:val="9"/>
    <w:qFormat/>
    <w:rsid w:val="005E574B"/>
    <w:pPr>
      <w:keepNext/>
      <w:pBdr>
        <w:left w:val="single" w:sz="48" w:space="4" w:color="1F497D"/>
        <w:right w:val="single" w:sz="48" w:space="4" w:color="1F497D"/>
      </w:pBdr>
      <w:shd w:val="clear" w:color="auto" w:fill="DBE5F1"/>
      <w:adjustRightInd/>
      <w:ind w:left="119"/>
      <w:textAlignment w:val="auto"/>
      <w:outlineLvl w:val="0"/>
    </w:pPr>
    <w:rPr>
      <w:rFonts w:ascii="Arial" w:hAnsi="Arial"/>
      <w:color w:val="000000"/>
      <w:sz w:val="56"/>
      <w:szCs w:val="24"/>
      <w:lang w:val="x-none" w:eastAsia="x-none"/>
    </w:rPr>
  </w:style>
  <w:style w:type="paragraph" w:styleId="2">
    <w:name w:val="heading 2"/>
    <w:basedOn w:val="a"/>
    <w:next w:val="a"/>
    <w:link w:val="21"/>
    <w:uiPriority w:val="9"/>
    <w:qFormat/>
    <w:rsid w:val="005E574B"/>
    <w:pPr>
      <w:keepNext/>
      <w:numPr>
        <w:ilvl w:val="1"/>
        <w:numId w:val="21"/>
      </w:numPr>
      <w:pBdr>
        <w:top w:val="single" w:sz="12" w:space="1" w:color="1F497D"/>
        <w:left w:val="single" w:sz="48" w:space="4" w:color="1F497D"/>
        <w:bottom w:val="single" w:sz="12" w:space="1" w:color="1F497D"/>
      </w:pBdr>
      <w:shd w:val="clear" w:color="auto" w:fill="DBE5F1"/>
      <w:adjustRightInd/>
      <w:textAlignment w:val="auto"/>
      <w:outlineLvl w:val="1"/>
    </w:pPr>
    <w:rPr>
      <w:rFonts w:ascii="Arial" w:hAnsi="Arial"/>
      <w:b/>
      <w:sz w:val="28"/>
      <w:szCs w:val="24"/>
      <w:lang w:val="x-none" w:eastAsia="x-none"/>
    </w:rPr>
  </w:style>
  <w:style w:type="paragraph" w:styleId="3">
    <w:name w:val="heading 3"/>
    <w:basedOn w:val="a"/>
    <w:next w:val="a"/>
    <w:link w:val="31"/>
    <w:uiPriority w:val="9"/>
    <w:qFormat/>
    <w:rsid w:val="005E574B"/>
    <w:pPr>
      <w:keepNext/>
      <w:numPr>
        <w:ilvl w:val="2"/>
        <w:numId w:val="21"/>
      </w:numPr>
      <w:shd w:val="clear" w:color="auto" w:fill="000099"/>
      <w:adjustRightInd/>
      <w:ind w:left="1702" w:hangingChars="100" w:hanging="100"/>
      <w:jc w:val="left"/>
      <w:textAlignment w:val="auto"/>
      <w:outlineLvl w:val="2"/>
    </w:pPr>
    <w:rPr>
      <w:rFonts w:ascii="Arial" w:hAnsi="Arial"/>
      <w:b/>
      <w:sz w:val="24"/>
      <w:szCs w:val="24"/>
      <w:lang w:val="x-none" w:eastAsia="x-none"/>
    </w:rPr>
  </w:style>
  <w:style w:type="paragraph" w:styleId="40">
    <w:name w:val="heading 4"/>
    <w:basedOn w:val="a"/>
    <w:next w:val="a"/>
    <w:link w:val="41"/>
    <w:qFormat/>
    <w:rsid w:val="005E574B"/>
    <w:pPr>
      <w:keepNext/>
      <w:pBdr>
        <w:left w:val="single" w:sz="48" w:space="4" w:color="auto"/>
        <w:bottom w:val="single" w:sz="2" w:space="1" w:color="auto"/>
      </w:pBdr>
      <w:adjustRightInd/>
      <w:ind w:leftChars="257" w:left="540"/>
      <w:textAlignment w:val="auto"/>
      <w:outlineLvl w:val="3"/>
    </w:pPr>
    <w:rPr>
      <w:rFonts w:ascii="Arial" w:hAnsi="Arial"/>
      <w:bCs/>
      <w:szCs w:val="24"/>
      <w:lang w:val="x-none" w:eastAsia="x-none"/>
    </w:rPr>
  </w:style>
  <w:style w:type="paragraph" w:styleId="5">
    <w:name w:val="heading 5"/>
    <w:basedOn w:val="a"/>
    <w:next w:val="a"/>
    <w:link w:val="50"/>
    <w:qFormat/>
    <w:rsid w:val="005E574B"/>
    <w:pPr>
      <w:keepNext/>
      <w:adjustRightInd/>
      <w:ind w:leftChars="249" w:left="523"/>
      <w:textAlignment w:val="auto"/>
      <w:outlineLvl w:val="4"/>
    </w:pPr>
    <w:rPr>
      <w:rFonts w:ascii="Arial" w:hAnsi="Arial"/>
      <w:szCs w:val="24"/>
      <w:u w:val="single"/>
      <w:lang w:val="x-none"/>
    </w:rPr>
  </w:style>
  <w:style w:type="paragraph" w:styleId="6">
    <w:name w:val="heading 6"/>
    <w:basedOn w:val="5"/>
    <w:next w:val="a"/>
    <w:link w:val="60"/>
    <w:qFormat/>
    <w:rsid w:val="005E574B"/>
    <w:pPr>
      <w:keepNext w:val="0"/>
      <w:tabs>
        <w:tab w:val="left" w:pos="1134"/>
        <w:tab w:val="num" w:pos="1440"/>
        <w:tab w:val="left" w:pos="1797"/>
      </w:tabs>
      <w:ind w:leftChars="349" w:left="733"/>
      <w:outlineLvl w:val="5"/>
    </w:pPr>
    <w:rPr>
      <w:rFonts w:ascii="HG丸ｺﾞｼｯｸM-PRO" w:hAnsi="HG丸ｺﾞｼｯｸM-PRO" w:cs="HG丸ｺﾞｼｯｸM-PRO"/>
      <w:szCs w:val="21"/>
    </w:rPr>
  </w:style>
  <w:style w:type="paragraph" w:styleId="7">
    <w:name w:val="heading 7"/>
    <w:basedOn w:val="a"/>
    <w:next w:val="a"/>
    <w:link w:val="70"/>
    <w:qFormat/>
    <w:rsid w:val="005E574B"/>
    <w:pPr>
      <w:keepNext/>
      <w:tabs>
        <w:tab w:val="num" w:pos="0"/>
      </w:tabs>
      <w:adjustRightInd/>
      <w:textAlignment w:val="auto"/>
      <w:outlineLvl w:val="6"/>
    </w:pPr>
    <w:rPr>
      <w:rFonts w:ascii="Arial" w:eastAsia="ＭＳ Ｐゴシック" w:hAnsi="Arial"/>
      <w:sz w:val="20"/>
      <w:lang w:val="x-none" w:eastAsia="x-none"/>
    </w:rPr>
  </w:style>
  <w:style w:type="paragraph" w:styleId="8">
    <w:name w:val="heading 8"/>
    <w:basedOn w:val="a"/>
    <w:next w:val="a"/>
    <w:link w:val="80"/>
    <w:qFormat/>
    <w:rsid w:val="005E574B"/>
    <w:pPr>
      <w:keepNext/>
      <w:tabs>
        <w:tab w:val="num" w:pos="0"/>
      </w:tabs>
      <w:adjustRightInd/>
      <w:textAlignment w:val="auto"/>
      <w:outlineLvl w:val="7"/>
    </w:pPr>
    <w:rPr>
      <w:rFonts w:ascii="Arial" w:eastAsia="ＭＳ Ｐゴシック" w:hAnsi="Arial"/>
      <w:sz w:val="20"/>
      <w:lang w:val="x-none" w:eastAsia="x-none"/>
    </w:rPr>
  </w:style>
  <w:style w:type="paragraph" w:styleId="9">
    <w:name w:val="heading 9"/>
    <w:basedOn w:val="a"/>
    <w:next w:val="a"/>
    <w:link w:val="90"/>
    <w:qFormat/>
    <w:rsid w:val="005E574B"/>
    <w:pPr>
      <w:keepNext/>
      <w:tabs>
        <w:tab w:val="num" w:pos="0"/>
      </w:tabs>
      <w:adjustRightInd/>
      <w:textAlignment w:val="auto"/>
      <w:outlineLvl w:val="8"/>
    </w:pPr>
    <w:rPr>
      <w:rFonts w:ascii="Arial" w:eastAsia="ＭＳ Ｐゴシック" w:hAnsi="Arial"/>
      <w:sz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3">
    <w:name w:val="見出し 1 (文字)"/>
    <w:link w:val="12"/>
    <w:uiPriority w:val="9"/>
    <w:rsid w:val="005E574B"/>
    <w:rPr>
      <w:rFonts w:ascii="Arial" w:eastAsia="HG丸ｺﾞｼｯｸM-PRO" w:hAnsi="Arial"/>
      <w:color w:val="000000"/>
      <w:kern w:val="2"/>
      <w:sz w:val="56"/>
      <w:szCs w:val="24"/>
      <w:shd w:val="clear" w:color="auto" w:fill="DBE5F1"/>
      <w:lang w:val="x-none" w:eastAsia="x-none"/>
    </w:rPr>
  </w:style>
  <w:style w:type="character" w:customStyle="1" w:styleId="21">
    <w:name w:val="見出し 2 (文字)"/>
    <w:link w:val="2"/>
    <w:uiPriority w:val="9"/>
    <w:rsid w:val="005E574B"/>
    <w:rPr>
      <w:rFonts w:ascii="Arial" w:eastAsia="HG丸ｺﾞｼｯｸM-PRO" w:hAnsi="Arial"/>
      <w:b/>
      <w:kern w:val="2"/>
      <w:sz w:val="28"/>
      <w:szCs w:val="24"/>
      <w:shd w:val="clear" w:color="auto" w:fill="DBE5F1"/>
      <w:lang w:val="x-none" w:eastAsia="x-none"/>
    </w:rPr>
  </w:style>
  <w:style w:type="character" w:customStyle="1" w:styleId="31">
    <w:name w:val="見出し 3 (文字)"/>
    <w:link w:val="3"/>
    <w:uiPriority w:val="9"/>
    <w:rsid w:val="005E574B"/>
    <w:rPr>
      <w:rFonts w:ascii="Arial" w:eastAsia="HG丸ｺﾞｼｯｸM-PRO" w:hAnsi="Arial"/>
      <w:b/>
      <w:kern w:val="2"/>
      <w:sz w:val="24"/>
      <w:szCs w:val="24"/>
      <w:shd w:val="clear" w:color="auto" w:fill="000099"/>
      <w:lang w:val="x-none" w:eastAsia="x-none"/>
    </w:rPr>
  </w:style>
  <w:style w:type="character" w:customStyle="1" w:styleId="41">
    <w:name w:val="見出し 4 (文字)"/>
    <w:link w:val="40"/>
    <w:rsid w:val="005E574B"/>
    <w:rPr>
      <w:rFonts w:ascii="Arial" w:eastAsia="HG丸ｺﾞｼｯｸM-PRO" w:hAnsi="Arial"/>
      <w:bCs/>
      <w:kern w:val="2"/>
      <w:sz w:val="21"/>
      <w:szCs w:val="24"/>
      <w:lang w:val="x-none" w:eastAsia="x-none"/>
    </w:rPr>
  </w:style>
  <w:style w:type="character" w:customStyle="1" w:styleId="50">
    <w:name w:val="見出し 5 (文字)"/>
    <w:link w:val="5"/>
    <w:rsid w:val="005E574B"/>
    <w:rPr>
      <w:rFonts w:ascii="Arial" w:eastAsia="HG丸ｺﾞｼｯｸM-PRO" w:hAnsi="Arial"/>
      <w:kern w:val="2"/>
      <w:sz w:val="21"/>
      <w:szCs w:val="24"/>
      <w:u w:val="single"/>
      <w:lang w:val="x-none"/>
    </w:rPr>
  </w:style>
  <w:style w:type="character" w:customStyle="1" w:styleId="60">
    <w:name w:val="見出し 6 (文字)"/>
    <w:link w:val="6"/>
    <w:rsid w:val="005E574B"/>
    <w:rPr>
      <w:rFonts w:ascii="HG丸ｺﾞｼｯｸM-PRO" w:eastAsia="HG丸ｺﾞｼｯｸM-PRO" w:hAnsi="HG丸ｺﾞｼｯｸM-PRO" w:cs="HG丸ｺﾞｼｯｸM-PRO"/>
      <w:kern w:val="2"/>
      <w:sz w:val="21"/>
      <w:szCs w:val="21"/>
      <w:u w:val="single"/>
      <w:lang w:val="x-none"/>
    </w:rPr>
  </w:style>
  <w:style w:type="character" w:customStyle="1" w:styleId="70">
    <w:name w:val="見出し 7 (文字)"/>
    <w:link w:val="7"/>
    <w:rsid w:val="005E574B"/>
    <w:rPr>
      <w:rFonts w:ascii="Arial" w:eastAsia="ＭＳ Ｐゴシック" w:hAnsi="Arial"/>
      <w:kern w:val="2"/>
      <w:lang w:val="x-none" w:eastAsia="x-none"/>
    </w:rPr>
  </w:style>
  <w:style w:type="character" w:customStyle="1" w:styleId="80">
    <w:name w:val="見出し 8 (文字)"/>
    <w:link w:val="8"/>
    <w:rsid w:val="005E574B"/>
    <w:rPr>
      <w:rFonts w:ascii="Arial" w:eastAsia="ＭＳ Ｐゴシック" w:hAnsi="Arial"/>
      <w:kern w:val="2"/>
      <w:lang w:val="x-none" w:eastAsia="x-none"/>
    </w:rPr>
  </w:style>
  <w:style w:type="character" w:customStyle="1" w:styleId="90">
    <w:name w:val="見出し 9 (文字)"/>
    <w:link w:val="9"/>
    <w:rsid w:val="005E574B"/>
    <w:rPr>
      <w:rFonts w:ascii="Arial" w:eastAsia="ＭＳ Ｐゴシック" w:hAnsi="Arial"/>
      <w:kern w:val="2"/>
      <w:lang w:val="x-none" w:eastAsia="x-none"/>
    </w:rPr>
  </w:style>
  <w:style w:type="paragraph" w:styleId="a3">
    <w:name w:val="Closing"/>
    <w:basedOn w:val="a"/>
    <w:rsid w:val="005E574B"/>
    <w:pPr>
      <w:jc w:val="right"/>
    </w:pPr>
  </w:style>
  <w:style w:type="paragraph" w:styleId="a4">
    <w:name w:val="header"/>
    <w:basedOn w:val="a"/>
    <w:link w:val="a5"/>
    <w:uiPriority w:val="99"/>
    <w:rsid w:val="005E574B"/>
    <w:pPr>
      <w:tabs>
        <w:tab w:val="center" w:pos="4252"/>
        <w:tab w:val="right" w:pos="8504"/>
      </w:tabs>
      <w:snapToGrid w:val="0"/>
    </w:pPr>
    <w:rPr>
      <w:lang w:val="x-none" w:eastAsia="x-none"/>
    </w:rPr>
  </w:style>
  <w:style w:type="character" w:customStyle="1" w:styleId="a5">
    <w:name w:val="ヘッダー (文字)"/>
    <w:link w:val="a4"/>
    <w:uiPriority w:val="99"/>
    <w:rsid w:val="005E574B"/>
    <w:rPr>
      <w:rFonts w:eastAsia="HG丸ｺﾞｼｯｸM-PRO"/>
      <w:kern w:val="2"/>
      <w:sz w:val="21"/>
      <w:lang w:val="x-none" w:eastAsia="x-none"/>
    </w:rPr>
  </w:style>
  <w:style w:type="paragraph" w:styleId="a6">
    <w:name w:val="footer"/>
    <w:basedOn w:val="a"/>
    <w:link w:val="a7"/>
    <w:uiPriority w:val="99"/>
    <w:rsid w:val="005E574B"/>
    <w:pPr>
      <w:tabs>
        <w:tab w:val="center" w:pos="4252"/>
        <w:tab w:val="right" w:pos="8504"/>
      </w:tabs>
      <w:snapToGrid w:val="0"/>
    </w:pPr>
    <w:rPr>
      <w:lang w:val="x-none" w:eastAsia="x-none"/>
    </w:rPr>
  </w:style>
  <w:style w:type="character" w:customStyle="1" w:styleId="a7">
    <w:name w:val="フッター (文字)"/>
    <w:link w:val="a6"/>
    <w:uiPriority w:val="99"/>
    <w:rsid w:val="005E574B"/>
    <w:rPr>
      <w:rFonts w:eastAsia="HG丸ｺﾞｼｯｸM-PRO"/>
      <w:kern w:val="2"/>
      <w:sz w:val="21"/>
      <w:lang w:val="x-none" w:eastAsia="x-none"/>
    </w:rPr>
  </w:style>
  <w:style w:type="character" w:styleId="a8">
    <w:name w:val="page number"/>
    <w:basedOn w:val="a0"/>
    <w:rsid w:val="005E574B"/>
  </w:style>
  <w:style w:type="paragraph" w:styleId="a9">
    <w:name w:val="Body Text"/>
    <w:basedOn w:val="a"/>
    <w:link w:val="aa"/>
    <w:rsid w:val="005E574B"/>
    <w:pPr>
      <w:spacing w:line="240" w:lineRule="atLeast"/>
    </w:pPr>
    <w:rPr>
      <w:rFonts w:ascii="ＭＳ 明朝" w:hAnsi="ＭＳ 明朝"/>
      <w:sz w:val="18"/>
      <w:lang w:val="x-none" w:eastAsia="x-none"/>
    </w:rPr>
  </w:style>
  <w:style w:type="character" w:customStyle="1" w:styleId="aa">
    <w:name w:val="本文 (文字)"/>
    <w:link w:val="a9"/>
    <w:rsid w:val="005E574B"/>
    <w:rPr>
      <w:rFonts w:ascii="ＭＳ 明朝" w:eastAsia="HG丸ｺﾞｼｯｸM-PRO" w:hAnsi="ＭＳ 明朝"/>
      <w:kern w:val="2"/>
      <w:sz w:val="18"/>
      <w:lang w:val="x-none" w:eastAsia="x-none"/>
    </w:rPr>
  </w:style>
  <w:style w:type="character" w:styleId="ab">
    <w:name w:val="Hyperlink"/>
    <w:uiPriority w:val="99"/>
    <w:rsid w:val="005E574B"/>
    <w:rPr>
      <w:color w:val="0000FF"/>
      <w:u w:val="single"/>
    </w:rPr>
  </w:style>
  <w:style w:type="character" w:styleId="ac">
    <w:name w:val="FollowedHyperlink"/>
    <w:uiPriority w:val="99"/>
    <w:rsid w:val="005E574B"/>
    <w:rPr>
      <w:color w:val="800080"/>
      <w:u w:val="single"/>
    </w:rPr>
  </w:style>
  <w:style w:type="paragraph" w:styleId="ad">
    <w:name w:val="Date"/>
    <w:basedOn w:val="a"/>
    <w:next w:val="a"/>
    <w:rsid w:val="005E574B"/>
    <w:pPr>
      <w:jc w:val="right"/>
    </w:pPr>
    <w:rPr>
      <w:rFonts w:ascii="ＭＳ Ｐ明朝" w:eastAsia="ＭＳ Ｐ明朝"/>
      <w:spacing w:val="-11"/>
      <w:kern w:val="0"/>
      <w:sz w:val="36"/>
    </w:rPr>
  </w:style>
  <w:style w:type="paragraph" w:styleId="ae">
    <w:name w:val="Balloon Text"/>
    <w:basedOn w:val="a"/>
    <w:link w:val="af"/>
    <w:uiPriority w:val="99"/>
    <w:unhideWhenUsed/>
    <w:rsid w:val="005E574B"/>
    <w:pPr>
      <w:adjustRightInd/>
      <w:textAlignment w:val="auto"/>
    </w:pPr>
    <w:rPr>
      <w:rFonts w:ascii="Arial" w:eastAsia="ＭＳ ゴシック" w:hAnsi="Arial"/>
      <w:sz w:val="18"/>
      <w:szCs w:val="18"/>
      <w:lang w:val="x-none" w:eastAsia="x-none"/>
    </w:rPr>
  </w:style>
  <w:style w:type="character" w:customStyle="1" w:styleId="af">
    <w:name w:val="吹き出し (文字)"/>
    <w:link w:val="ae"/>
    <w:uiPriority w:val="99"/>
    <w:rsid w:val="005E574B"/>
    <w:rPr>
      <w:rFonts w:ascii="Arial" w:eastAsia="ＭＳ ゴシック" w:hAnsi="Arial"/>
      <w:kern w:val="2"/>
      <w:sz w:val="18"/>
      <w:szCs w:val="18"/>
      <w:lang w:val="x-none" w:eastAsia="x-none"/>
    </w:rPr>
  </w:style>
  <w:style w:type="paragraph" w:styleId="Web">
    <w:name w:val="Normal (Web)"/>
    <w:basedOn w:val="a"/>
    <w:uiPriority w:val="99"/>
    <w:unhideWhenUsed/>
    <w:rsid w:val="005E574B"/>
    <w:pPr>
      <w:widowControl/>
      <w:adjustRightInd/>
      <w:spacing w:before="100" w:beforeAutospacing="1" w:after="100" w:afterAutospacing="1"/>
      <w:jc w:val="left"/>
      <w:textAlignment w:val="auto"/>
    </w:pPr>
    <w:rPr>
      <w:rFonts w:ascii="ＭＳ Ｐゴシック" w:eastAsia="ＭＳ Ｐゴシック" w:hAnsi="ＭＳ Ｐゴシック" w:cs="ＭＳ Ｐゴシック"/>
      <w:kern w:val="0"/>
      <w:sz w:val="24"/>
      <w:szCs w:val="24"/>
    </w:rPr>
  </w:style>
  <w:style w:type="paragraph" w:styleId="af0">
    <w:name w:val="List Paragraph"/>
    <w:basedOn w:val="a"/>
    <w:link w:val="af1"/>
    <w:uiPriority w:val="34"/>
    <w:qFormat/>
    <w:rsid w:val="005E574B"/>
    <w:pPr>
      <w:adjustRightInd/>
      <w:ind w:leftChars="400" w:left="840"/>
      <w:textAlignment w:val="auto"/>
    </w:pPr>
    <w:rPr>
      <w:rFonts w:ascii="ＭＳ ゴシック" w:eastAsia="ＭＳ ゴシック" w:hAnsi="Arial"/>
      <w:szCs w:val="24"/>
      <w:lang w:val="x-none" w:eastAsia="x-none"/>
    </w:rPr>
  </w:style>
  <w:style w:type="character" w:customStyle="1" w:styleId="af1">
    <w:name w:val="リスト段落 (文字)"/>
    <w:link w:val="af0"/>
    <w:uiPriority w:val="34"/>
    <w:rsid w:val="005E574B"/>
    <w:rPr>
      <w:rFonts w:ascii="ＭＳ ゴシック" w:eastAsia="ＭＳ ゴシック" w:hAnsi="Arial"/>
      <w:kern w:val="2"/>
      <w:sz w:val="21"/>
      <w:szCs w:val="24"/>
      <w:lang w:val="x-none" w:eastAsia="x-none"/>
    </w:rPr>
  </w:style>
  <w:style w:type="paragraph" w:styleId="af2">
    <w:name w:val="Document Map"/>
    <w:basedOn w:val="a"/>
    <w:link w:val="af3"/>
    <w:rsid w:val="005E574B"/>
    <w:pPr>
      <w:shd w:val="clear" w:color="auto" w:fill="000080"/>
      <w:adjustRightInd/>
      <w:textAlignment w:val="auto"/>
    </w:pPr>
    <w:rPr>
      <w:rFonts w:ascii="Arial" w:eastAsia="ＭＳ ゴシック" w:hAnsi="Arial"/>
      <w:szCs w:val="24"/>
      <w:lang w:val="x-none" w:eastAsia="x-none"/>
    </w:rPr>
  </w:style>
  <w:style w:type="character" w:customStyle="1" w:styleId="af3">
    <w:name w:val="見出しマップ (文字)"/>
    <w:link w:val="af2"/>
    <w:rsid w:val="005E574B"/>
    <w:rPr>
      <w:rFonts w:ascii="Arial" w:eastAsia="ＭＳ ゴシック" w:hAnsi="Arial"/>
      <w:kern w:val="2"/>
      <w:sz w:val="21"/>
      <w:szCs w:val="24"/>
      <w:shd w:val="clear" w:color="auto" w:fill="000080"/>
      <w:lang w:val="x-none" w:eastAsia="x-none"/>
    </w:rPr>
  </w:style>
  <w:style w:type="table" w:styleId="af4">
    <w:name w:val="Table Grid"/>
    <w:basedOn w:val="a1"/>
    <w:rsid w:val="005E574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0">
    <w:name w:val="00:表紙"/>
    <w:basedOn w:val="a"/>
    <w:rsid w:val="005E574B"/>
    <w:pPr>
      <w:shd w:val="clear" w:color="auto" w:fill="6598FF"/>
      <w:jc w:val="center"/>
    </w:pPr>
    <w:rPr>
      <w:rFonts w:ascii="HG丸ｺﾞｼｯｸM-PRO" w:hAnsi="ＭＳ Ｐ明朝" w:cs="ＭＳ 明朝"/>
      <w:b/>
      <w:color w:val="FFFFFF"/>
      <w:sz w:val="48"/>
    </w:rPr>
  </w:style>
  <w:style w:type="paragraph" w:customStyle="1" w:styleId="99">
    <w:name w:val="99:はしがきの見出し"/>
    <w:basedOn w:val="a"/>
    <w:rsid w:val="005E574B"/>
    <w:pPr>
      <w:suppressAutoHyphens/>
      <w:adjustRightInd/>
      <w:snapToGrid w:val="0"/>
      <w:spacing w:before="100" w:line="400" w:lineRule="exact"/>
      <w:ind w:left="105"/>
      <w:textAlignment w:val="top"/>
    </w:pPr>
    <w:rPr>
      <w:rFonts w:ascii="ＭＳ Ｐゴシック" w:hAnsi="ＭＳ Ｐゴシック" w:cs="HGP創英角ｺﾞｼｯｸUB"/>
      <w:sz w:val="24"/>
      <w:szCs w:val="32"/>
    </w:rPr>
  </w:style>
  <w:style w:type="paragraph" w:customStyle="1" w:styleId="310">
    <w:name w:val="見出し 3 + 最初の行 :  1 字"/>
    <w:basedOn w:val="3"/>
    <w:rsid w:val="005E574B"/>
    <w:pPr>
      <w:ind w:left="0" w:firstLineChars="0" w:firstLine="0"/>
    </w:pPr>
    <w:rPr>
      <w:rFonts w:cs="ＭＳ 明朝"/>
      <w:bCs/>
      <w:szCs w:val="20"/>
    </w:rPr>
  </w:style>
  <w:style w:type="character" w:customStyle="1" w:styleId="14">
    <w:name w:val="ヘッダー (文字)1"/>
    <w:basedOn w:val="a0"/>
    <w:uiPriority w:val="99"/>
    <w:semiHidden/>
    <w:rsid w:val="005E574B"/>
  </w:style>
  <w:style w:type="character" w:customStyle="1" w:styleId="15">
    <w:name w:val="フッター (文字)1"/>
    <w:basedOn w:val="a0"/>
    <w:uiPriority w:val="99"/>
    <w:semiHidden/>
    <w:rsid w:val="005E574B"/>
  </w:style>
  <w:style w:type="character" w:customStyle="1" w:styleId="16">
    <w:name w:val="吹き出し (文字)1"/>
    <w:uiPriority w:val="99"/>
    <w:semiHidden/>
    <w:rsid w:val="005E574B"/>
    <w:rPr>
      <w:rFonts w:ascii="Arial" w:eastAsia="ＭＳ ゴシック" w:hAnsi="Arial" w:cs="Times New Roman"/>
      <w:sz w:val="18"/>
      <w:szCs w:val="18"/>
    </w:rPr>
  </w:style>
  <w:style w:type="paragraph" w:styleId="22">
    <w:name w:val="toc 2"/>
    <w:basedOn w:val="a"/>
    <w:next w:val="a"/>
    <w:autoRedefine/>
    <w:uiPriority w:val="39"/>
    <w:rsid w:val="00D3670A"/>
    <w:pPr>
      <w:tabs>
        <w:tab w:val="left" w:pos="840"/>
        <w:tab w:val="right" w:leader="dot" w:pos="9344"/>
      </w:tabs>
      <w:adjustRightInd/>
      <w:spacing w:line="240" w:lineRule="atLeast"/>
      <w:ind w:left="227" w:hanging="17"/>
      <w:textAlignment w:val="auto"/>
    </w:pPr>
    <w:rPr>
      <w:rFonts w:ascii="Arial" w:hAnsi="Arial"/>
    </w:rPr>
  </w:style>
  <w:style w:type="paragraph" w:styleId="af5">
    <w:name w:val="caption"/>
    <w:basedOn w:val="a"/>
    <w:next w:val="a"/>
    <w:uiPriority w:val="99"/>
    <w:qFormat/>
    <w:rsid w:val="005E574B"/>
    <w:pPr>
      <w:adjustRightInd/>
      <w:spacing w:before="120" w:after="240"/>
      <w:jc w:val="center"/>
      <w:textAlignment w:val="auto"/>
    </w:pPr>
    <w:rPr>
      <w:rFonts w:ascii="Arial" w:hAnsi="Arial"/>
      <w:b/>
      <w:bCs/>
      <w:sz w:val="20"/>
    </w:rPr>
  </w:style>
  <w:style w:type="paragraph" w:customStyle="1" w:styleId="af6">
    <w:name w:val="ヘッダー + (日) ＭＳ Ｐ明朝"/>
    <w:aliases w:val="(記号と特殊文字) ＭＳ Ｐゴシック,9 pt,太字,中央揃え,行間 :  最小値 12 pt"/>
    <w:basedOn w:val="a"/>
    <w:rsid w:val="005E574B"/>
    <w:pPr>
      <w:adjustRightInd/>
      <w:textAlignment w:val="auto"/>
    </w:pPr>
    <w:rPr>
      <w:rFonts w:ascii="ＭＳ Ｐゴシック" w:eastAsia="ＭＳ Ｐゴシック" w:hAnsi="ＭＳ Ｐゴシック"/>
      <w:sz w:val="18"/>
      <w:szCs w:val="18"/>
    </w:rPr>
  </w:style>
  <w:style w:type="paragraph" w:styleId="af7">
    <w:name w:val="footnote text"/>
    <w:basedOn w:val="a"/>
    <w:link w:val="af8"/>
    <w:rsid w:val="005E574B"/>
    <w:pPr>
      <w:adjustRightInd/>
      <w:snapToGrid w:val="0"/>
      <w:jc w:val="left"/>
      <w:textAlignment w:val="auto"/>
    </w:pPr>
    <w:rPr>
      <w:rFonts w:ascii="Arial" w:eastAsia="ＭＳ Ｐゴシック" w:hAnsi="Arial"/>
      <w:lang w:val="x-none" w:eastAsia="x-none"/>
    </w:rPr>
  </w:style>
  <w:style w:type="character" w:customStyle="1" w:styleId="af8">
    <w:name w:val="脚注文字列 (文字)"/>
    <w:link w:val="af7"/>
    <w:rsid w:val="005E574B"/>
    <w:rPr>
      <w:rFonts w:ascii="Arial" w:eastAsia="ＭＳ Ｐゴシック" w:hAnsi="Arial"/>
      <w:kern w:val="2"/>
      <w:sz w:val="21"/>
      <w:lang w:val="x-none" w:eastAsia="x-none"/>
    </w:rPr>
  </w:style>
  <w:style w:type="paragraph" w:customStyle="1" w:styleId="000">
    <w:name w:val="00:表紙（社名）"/>
    <w:basedOn w:val="a"/>
    <w:rsid w:val="005E574B"/>
    <w:pPr>
      <w:jc w:val="center"/>
    </w:pPr>
    <w:rPr>
      <w:rFonts w:ascii="ＭＳ Ｐ明朝" w:cs="ＭＳ 明朝"/>
      <w:sz w:val="36"/>
    </w:rPr>
  </w:style>
  <w:style w:type="paragraph" w:customStyle="1" w:styleId="1">
    <w:name w:val="スタイル1"/>
    <w:basedOn w:val="af0"/>
    <w:link w:val="17"/>
    <w:qFormat/>
    <w:rsid w:val="005E574B"/>
    <w:pPr>
      <w:numPr>
        <w:numId w:val="1"/>
      </w:numPr>
      <w:ind w:leftChars="0" w:left="0"/>
    </w:pPr>
  </w:style>
  <w:style w:type="character" w:customStyle="1" w:styleId="17">
    <w:name w:val="スタイル1 (文字)"/>
    <w:basedOn w:val="af1"/>
    <w:link w:val="1"/>
    <w:rsid w:val="005E574B"/>
    <w:rPr>
      <w:rFonts w:ascii="ＭＳ ゴシック" w:eastAsia="ＭＳ ゴシック" w:hAnsi="Arial"/>
      <w:kern w:val="2"/>
      <w:sz w:val="21"/>
      <w:szCs w:val="24"/>
      <w:lang w:val="x-none" w:eastAsia="x-none"/>
    </w:rPr>
  </w:style>
  <w:style w:type="paragraph" w:customStyle="1" w:styleId="001">
    <w:name w:val="00:表紙（版数）"/>
    <w:basedOn w:val="ad"/>
    <w:rsid w:val="005E574B"/>
    <w:pPr>
      <w:jc w:val="center"/>
    </w:pPr>
    <w:rPr>
      <w:rFonts w:ascii="HG丸ｺﾞｼｯｸM-PRO" w:eastAsia="HG丸ｺﾞｼｯｸM-PRO" w:cs="ＭＳ 明朝"/>
      <w:sz w:val="32"/>
    </w:rPr>
  </w:style>
  <w:style w:type="paragraph" w:customStyle="1" w:styleId="20">
    <w:name w:val="スタイル2"/>
    <w:basedOn w:val="af0"/>
    <w:link w:val="23"/>
    <w:rsid w:val="005E574B"/>
    <w:pPr>
      <w:numPr>
        <w:numId w:val="2"/>
      </w:numPr>
      <w:ind w:leftChars="0" w:left="0"/>
    </w:pPr>
  </w:style>
  <w:style w:type="character" w:customStyle="1" w:styleId="23">
    <w:name w:val="スタイル2 (文字)"/>
    <w:basedOn w:val="af1"/>
    <w:link w:val="20"/>
    <w:rsid w:val="005E574B"/>
    <w:rPr>
      <w:rFonts w:ascii="ＭＳ ゴシック" w:eastAsia="ＭＳ ゴシック" w:hAnsi="Arial"/>
      <w:kern w:val="2"/>
      <w:sz w:val="21"/>
      <w:szCs w:val="24"/>
      <w:lang w:val="x-none" w:eastAsia="x-none"/>
    </w:rPr>
  </w:style>
  <w:style w:type="paragraph" w:customStyle="1" w:styleId="32">
    <w:name w:val="スタイル3"/>
    <w:basedOn w:val="310"/>
    <w:link w:val="33"/>
    <w:rsid w:val="005E574B"/>
    <w:rPr>
      <w:rFonts w:cs="Times New Roman"/>
      <w:szCs w:val="24"/>
    </w:rPr>
  </w:style>
  <w:style w:type="character" w:customStyle="1" w:styleId="33">
    <w:name w:val="スタイル3 (文字)"/>
    <w:link w:val="32"/>
    <w:rsid w:val="005E574B"/>
    <w:rPr>
      <w:rFonts w:ascii="Arial" w:eastAsia="HG丸ｺﾞｼｯｸM-PRO" w:hAnsi="Arial"/>
      <w:b/>
      <w:bCs/>
      <w:kern w:val="2"/>
      <w:sz w:val="24"/>
      <w:szCs w:val="24"/>
      <w:shd w:val="clear" w:color="auto" w:fill="000099"/>
      <w:lang w:val="x-none" w:eastAsia="x-none"/>
    </w:rPr>
  </w:style>
  <w:style w:type="character" w:customStyle="1" w:styleId="01">
    <w:name w:val="01:目次（本文）"/>
    <w:rsid w:val="005E574B"/>
    <w:rPr>
      <w:rFonts w:ascii="HG丸ｺﾞｼｯｸM-PRO" w:eastAsia="HG丸ｺﾞｼｯｸM-PRO"/>
      <w:sz w:val="23"/>
    </w:rPr>
  </w:style>
  <w:style w:type="paragraph" w:styleId="af9">
    <w:name w:val="TOC Heading"/>
    <w:basedOn w:val="12"/>
    <w:next w:val="a"/>
    <w:uiPriority w:val="39"/>
    <w:qFormat/>
    <w:rsid w:val="005E574B"/>
    <w:pPr>
      <w:keepLines/>
      <w:widowControl/>
      <w:pBdr>
        <w:left w:val="none" w:sz="0" w:space="0" w:color="auto"/>
        <w:right w:val="none" w:sz="0" w:space="0" w:color="auto"/>
      </w:pBdr>
      <w:shd w:val="clear" w:color="auto" w:fill="auto"/>
      <w:spacing w:before="480" w:line="276" w:lineRule="auto"/>
      <w:ind w:left="0"/>
      <w:jc w:val="left"/>
      <w:outlineLvl w:val="9"/>
    </w:pPr>
    <w:rPr>
      <w:rFonts w:eastAsia="ＭＳ ゴシック"/>
      <w:b/>
      <w:bCs/>
      <w:color w:val="365F91"/>
      <w:kern w:val="0"/>
      <w:sz w:val="28"/>
      <w:szCs w:val="28"/>
    </w:rPr>
  </w:style>
  <w:style w:type="character" w:customStyle="1" w:styleId="18">
    <w:name w:val="リスト段落 (文字)1"/>
    <w:basedOn w:val="a0"/>
    <w:uiPriority w:val="34"/>
    <w:rsid w:val="005E574B"/>
  </w:style>
  <w:style w:type="paragraph" w:styleId="19">
    <w:name w:val="toc 1"/>
    <w:basedOn w:val="a"/>
    <w:next w:val="a"/>
    <w:autoRedefine/>
    <w:uiPriority w:val="39"/>
    <w:rsid w:val="005E574B"/>
  </w:style>
  <w:style w:type="paragraph" w:styleId="34">
    <w:name w:val="toc 3"/>
    <w:basedOn w:val="a"/>
    <w:next w:val="a"/>
    <w:autoRedefine/>
    <w:uiPriority w:val="39"/>
    <w:rsid w:val="005E574B"/>
    <w:pPr>
      <w:tabs>
        <w:tab w:val="left" w:pos="1260"/>
        <w:tab w:val="right" w:leader="dot" w:pos="9344"/>
      </w:tabs>
      <w:ind w:leftChars="200" w:left="420"/>
    </w:pPr>
  </w:style>
  <w:style w:type="paragraph" w:customStyle="1" w:styleId="010">
    <w:name w:val="01:目次（見出し）"/>
    <w:rsid w:val="005E574B"/>
    <w:pPr>
      <w:jc w:val="center"/>
    </w:pPr>
    <w:rPr>
      <w:rFonts w:ascii="HG丸ｺﾞｼｯｸM-PRO" w:eastAsia="HG丸ｺﾞｼｯｸM-PRO" w:hAnsi="HG丸ｺﾞｼｯｸM-PRO"/>
      <w:b/>
      <w:bCs/>
      <w:color w:val="365F91"/>
      <w:sz w:val="28"/>
      <w:szCs w:val="28"/>
    </w:rPr>
  </w:style>
  <w:style w:type="character" w:customStyle="1" w:styleId="afa">
    <w:name w:val="項目説明（項目名）"/>
    <w:rsid w:val="005E574B"/>
    <w:rPr>
      <w:b/>
      <w:bCs/>
    </w:rPr>
  </w:style>
  <w:style w:type="paragraph" w:customStyle="1" w:styleId="4">
    <w:name w:val="スタイル4"/>
    <w:basedOn w:val="af0"/>
    <w:link w:val="42"/>
    <w:rsid w:val="005E574B"/>
    <w:pPr>
      <w:numPr>
        <w:numId w:val="4"/>
      </w:numPr>
      <w:ind w:leftChars="0" w:left="0"/>
    </w:pPr>
  </w:style>
  <w:style w:type="character" w:customStyle="1" w:styleId="42">
    <w:name w:val="スタイル4 (文字)"/>
    <w:basedOn w:val="af1"/>
    <w:link w:val="4"/>
    <w:rsid w:val="005E574B"/>
    <w:rPr>
      <w:rFonts w:ascii="ＭＳ ゴシック" w:eastAsia="ＭＳ ゴシック" w:hAnsi="Arial"/>
      <w:kern w:val="2"/>
      <w:sz w:val="21"/>
      <w:szCs w:val="24"/>
      <w:lang w:val="x-none" w:eastAsia="x-none"/>
    </w:rPr>
  </w:style>
  <w:style w:type="paragraph" w:customStyle="1" w:styleId="10">
    <w:name w:val="10:注意２"/>
    <w:basedOn w:val="a"/>
    <w:link w:val="100"/>
    <w:rsid w:val="005E574B"/>
    <w:pPr>
      <w:framePr w:wrap="around" w:vAnchor="text" w:hAnchor="text" w:y="1"/>
      <w:numPr>
        <w:numId w:val="6"/>
      </w:numPr>
      <w:shd w:val="clear" w:color="auto" w:fill="FFFFCC"/>
      <w:ind w:leftChars="200" w:left="620" w:rightChars="100" w:right="100"/>
    </w:pPr>
    <w:rPr>
      <w:lang w:val="x-none" w:eastAsia="x-none"/>
    </w:rPr>
  </w:style>
  <w:style w:type="character" w:customStyle="1" w:styleId="100">
    <w:name w:val="10:注意２ (文字)"/>
    <w:link w:val="10"/>
    <w:rsid w:val="005E574B"/>
    <w:rPr>
      <w:rFonts w:eastAsia="HG丸ｺﾞｼｯｸM-PRO"/>
      <w:kern w:val="2"/>
      <w:sz w:val="21"/>
      <w:shd w:val="clear" w:color="auto" w:fill="FFFFCC"/>
      <w:lang w:val="x-none" w:eastAsia="x-none"/>
    </w:rPr>
  </w:style>
  <w:style w:type="character" w:customStyle="1" w:styleId="1a">
    <w:name w:val="見出しマップ (文字)1"/>
    <w:uiPriority w:val="99"/>
    <w:semiHidden/>
    <w:rsid w:val="005E574B"/>
    <w:rPr>
      <w:rFonts w:ascii="Arial"/>
      <w:kern w:val="2"/>
      <w:sz w:val="21"/>
      <w:szCs w:val="24"/>
      <w:shd w:val="clear" w:color="auto" w:fill="000080"/>
    </w:rPr>
  </w:style>
  <w:style w:type="paragraph" w:styleId="afb">
    <w:name w:val="No Spacing"/>
    <w:link w:val="afc"/>
    <w:uiPriority w:val="1"/>
    <w:qFormat/>
    <w:rsid w:val="005E574B"/>
    <w:pPr>
      <w:widowControl w:val="0"/>
      <w:jc w:val="both"/>
    </w:pPr>
    <w:rPr>
      <w:rFonts w:ascii="ＭＳ ゴシック" w:eastAsia="ＭＳ ゴシック" w:hAnsi="Arial"/>
      <w:kern w:val="2"/>
      <w:sz w:val="21"/>
      <w:szCs w:val="24"/>
    </w:rPr>
  </w:style>
  <w:style w:type="character" w:customStyle="1" w:styleId="afc">
    <w:name w:val="行間詰め (文字)"/>
    <w:link w:val="afb"/>
    <w:uiPriority w:val="1"/>
    <w:rsid w:val="005E574B"/>
    <w:rPr>
      <w:rFonts w:ascii="ＭＳ ゴシック" w:eastAsia="ＭＳ ゴシック" w:hAnsi="Arial"/>
      <w:kern w:val="2"/>
      <w:sz w:val="21"/>
      <w:szCs w:val="24"/>
    </w:rPr>
  </w:style>
  <w:style w:type="character" w:customStyle="1" w:styleId="91">
    <w:name w:val="見出し 9 (文字)1"/>
    <w:rsid w:val="005E574B"/>
    <w:rPr>
      <w:rFonts w:ascii="Arial" w:eastAsia="ＭＳ Ｐゴシック"/>
      <w:kern w:val="2"/>
    </w:rPr>
  </w:style>
  <w:style w:type="character" w:customStyle="1" w:styleId="1b">
    <w:name w:val="脚注文字列 (文字)1"/>
    <w:semiHidden/>
    <w:rsid w:val="005E574B"/>
    <w:rPr>
      <w:rFonts w:ascii="Arial" w:eastAsia="ＭＳ Ｐゴシック"/>
      <w:kern w:val="2"/>
      <w:sz w:val="21"/>
    </w:rPr>
  </w:style>
  <w:style w:type="character" w:styleId="afd">
    <w:name w:val="Emphasis"/>
    <w:uiPriority w:val="20"/>
    <w:qFormat/>
    <w:rsid w:val="005E574B"/>
    <w:rPr>
      <w:i/>
      <w:iCs/>
    </w:rPr>
  </w:style>
  <w:style w:type="table" w:customStyle="1" w:styleId="120">
    <w:name w:val="表 (青)  12"/>
    <w:basedOn w:val="a1"/>
    <w:uiPriority w:val="60"/>
    <w:rsid w:val="005E574B"/>
    <w:rPr>
      <w:rFonts w:ascii="ＭＳ ゴシック" w:eastAsia="ＭＳ ゴシック" w:hAnsi="Arial"/>
      <w:color w:val="365F91"/>
      <w:kern w:val="2"/>
      <w:sz w:val="21"/>
      <w:szCs w:val="24"/>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20">
    <w:name w:val="表 (青)  42"/>
    <w:basedOn w:val="a1"/>
    <w:uiPriority w:val="63"/>
    <w:rsid w:val="005E574B"/>
    <w:rPr>
      <w:rFonts w:ascii="ＭＳ ゴシック" w:eastAsia="ＭＳ ゴシック" w:hAnsi="Arial"/>
      <w:kern w:val="2"/>
      <w:sz w:val="21"/>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0">
    <w:name w:val="表 (青)  11"/>
    <w:basedOn w:val="a1"/>
    <w:uiPriority w:val="60"/>
    <w:rsid w:val="005E574B"/>
    <w:rPr>
      <w:rFonts w:ascii="ＭＳ ゴシック" w:eastAsia="ＭＳ ゴシック" w:hAnsi="Arial"/>
      <w:color w:val="365F91"/>
      <w:kern w:val="2"/>
      <w:sz w:val="21"/>
      <w:szCs w:val="24"/>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10">
    <w:name w:val="表 (青)  41"/>
    <w:basedOn w:val="a1"/>
    <w:uiPriority w:val="63"/>
    <w:rsid w:val="005E574B"/>
    <w:rPr>
      <w:rFonts w:ascii="ＭＳ ゴシック" w:eastAsia="ＭＳ ゴシック" w:hAnsi="Arial"/>
      <w:kern w:val="2"/>
      <w:sz w:val="21"/>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81">
    <w:name w:val="Table Grid 8"/>
    <w:basedOn w:val="a1"/>
    <w:rsid w:val="005E574B"/>
    <w:pPr>
      <w:widowControl w:val="0"/>
      <w:adjustRightInd w:val="0"/>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101">
    <w:name w:val="10:注意"/>
    <w:basedOn w:val="10"/>
    <w:link w:val="102"/>
    <w:rsid w:val="005E574B"/>
    <w:pPr>
      <w:framePr w:wrap="auto" w:vAnchor="margin" w:yAlign="inline"/>
      <w:shd w:val="clear" w:color="auto" w:fill="FBD4B4"/>
      <w:ind w:right="210"/>
    </w:pPr>
  </w:style>
  <w:style w:type="character" w:customStyle="1" w:styleId="102">
    <w:name w:val="10:注意 (文字)"/>
    <w:link w:val="101"/>
    <w:rsid w:val="005E574B"/>
    <w:rPr>
      <w:rFonts w:eastAsia="HG丸ｺﾞｼｯｸM-PRO"/>
      <w:kern w:val="2"/>
      <w:sz w:val="21"/>
      <w:shd w:val="clear" w:color="auto" w:fill="FBD4B4"/>
      <w:lang w:val="x-none" w:eastAsia="x-none"/>
    </w:rPr>
  </w:style>
  <w:style w:type="paragraph" w:styleId="43">
    <w:name w:val="toc 4"/>
    <w:basedOn w:val="a"/>
    <w:next w:val="a"/>
    <w:autoRedefine/>
    <w:uiPriority w:val="39"/>
    <w:unhideWhenUsed/>
    <w:rsid w:val="00F43739"/>
    <w:pPr>
      <w:adjustRightInd/>
      <w:ind w:leftChars="300" w:left="630"/>
      <w:textAlignment w:val="auto"/>
    </w:pPr>
    <w:rPr>
      <w:rFonts w:eastAsia="ＭＳ 明朝"/>
      <w:szCs w:val="22"/>
    </w:rPr>
  </w:style>
  <w:style w:type="paragraph" w:customStyle="1" w:styleId="20-1">
    <w:name w:val="20:本文-1"/>
    <w:link w:val="20-10"/>
    <w:rsid w:val="005E574B"/>
    <w:pPr>
      <w:ind w:leftChars="100" w:left="210"/>
    </w:pPr>
    <w:rPr>
      <w:rFonts w:eastAsia="HG丸ｺﾞｼｯｸM-PRO" w:cs="ＭＳ 明朝"/>
      <w:kern w:val="2"/>
      <w:sz w:val="21"/>
    </w:rPr>
  </w:style>
  <w:style w:type="character" w:customStyle="1" w:styleId="20-10">
    <w:name w:val="20:本文-1 (文字)"/>
    <w:link w:val="20-1"/>
    <w:rsid w:val="005E574B"/>
    <w:rPr>
      <w:rFonts w:eastAsia="HG丸ｺﾞｼｯｸM-PRO" w:cs="ＭＳ 明朝"/>
      <w:kern w:val="2"/>
      <w:sz w:val="21"/>
    </w:rPr>
  </w:style>
  <w:style w:type="paragraph" w:customStyle="1" w:styleId="103">
    <w:name w:val="10:コマンド"/>
    <w:rsid w:val="005E574B"/>
    <w:pPr>
      <w:shd w:val="clear" w:color="auto" w:fill="D9D9D9"/>
      <w:ind w:leftChars="200" w:left="420"/>
    </w:pPr>
    <w:rPr>
      <w:rFonts w:cs="ＭＳ 明朝"/>
    </w:rPr>
  </w:style>
  <w:style w:type="paragraph" w:customStyle="1" w:styleId="11">
    <w:name w:val="11:ヒント"/>
    <w:link w:val="111"/>
    <w:qFormat/>
    <w:rsid w:val="005E574B"/>
    <w:pPr>
      <w:numPr>
        <w:numId w:val="20"/>
      </w:numPr>
      <w:shd w:val="clear" w:color="auto" w:fill="FFFFCC"/>
      <w:ind w:left="840"/>
    </w:pPr>
    <w:rPr>
      <w:rFonts w:eastAsia="HG丸ｺﾞｼｯｸM-PRO" w:cs="ＭＳ 明朝"/>
      <w:kern w:val="2"/>
      <w:sz w:val="21"/>
      <w:lang w:val="x-none" w:eastAsia="x-none"/>
    </w:rPr>
  </w:style>
  <w:style w:type="character" w:customStyle="1" w:styleId="111">
    <w:name w:val="11:ヒント (文字)"/>
    <w:basedOn w:val="102"/>
    <w:link w:val="11"/>
    <w:rsid w:val="005E574B"/>
    <w:rPr>
      <w:rFonts w:eastAsia="HG丸ｺﾞｼｯｸM-PRO" w:cs="ＭＳ 明朝"/>
      <w:kern w:val="2"/>
      <w:sz w:val="21"/>
      <w:shd w:val="clear" w:color="auto" w:fill="FFFFCC"/>
      <w:lang w:val="x-none" w:eastAsia="x-none"/>
    </w:rPr>
  </w:style>
  <w:style w:type="paragraph" w:customStyle="1" w:styleId="20-2">
    <w:name w:val="20:本文-2"/>
    <w:basedOn w:val="a"/>
    <w:rsid w:val="005E574B"/>
    <w:pPr>
      <w:widowControl/>
      <w:adjustRightInd/>
      <w:ind w:leftChars="200" w:left="420"/>
      <w:jc w:val="left"/>
      <w:textAlignment w:val="auto"/>
    </w:pPr>
    <w:rPr>
      <w:rFonts w:cs="ＭＳ 明朝"/>
    </w:rPr>
  </w:style>
  <w:style w:type="paragraph" w:customStyle="1" w:styleId="20-11">
    <w:name w:val="20:本文-1（字下げ）"/>
    <w:basedOn w:val="20-1"/>
    <w:link w:val="20-12"/>
    <w:qFormat/>
    <w:rsid w:val="005E574B"/>
    <w:pPr>
      <w:ind w:firstLineChars="100" w:firstLine="210"/>
    </w:pPr>
  </w:style>
  <w:style w:type="character" w:customStyle="1" w:styleId="20-12">
    <w:name w:val="20:本文-1（字下げ） (文字)"/>
    <w:basedOn w:val="20-10"/>
    <w:link w:val="20-11"/>
    <w:rsid w:val="005E574B"/>
    <w:rPr>
      <w:rFonts w:eastAsia="HG丸ｺﾞｼｯｸM-PRO" w:cs="ＭＳ 明朝"/>
      <w:kern w:val="2"/>
      <w:sz w:val="21"/>
    </w:rPr>
  </w:style>
  <w:style w:type="paragraph" w:customStyle="1" w:styleId="990">
    <w:name w:val="99：発行元情報"/>
    <w:basedOn w:val="05"/>
    <w:autoRedefine/>
    <w:rsid w:val="005E574B"/>
    <w:pPr>
      <w:adjustRightInd w:val="0"/>
      <w:spacing w:line="360" w:lineRule="atLeast"/>
      <w:ind w:left="0" w:firstLine="210"/>
      <w:jc w:val="center"/>
      <w:textAlignment w:val="baseline"/>
    </w:pPr>
    <w:rPr>
      <w:rFonts w:cs="HGP創英角ｺﾞｼｯｸUB"/>
      <w:kern w:val="0"/>
      <w:sz w:val="28"/>
    </w:rPr>
  </w:style>
  <w:style w:type="paragraph" w:customStyle="1" w:styleId="05">
    <w:name w:val="05：本文"/>
    <w:link w:val="050"/>
    <w:rsid w:val="005E574B"/>
    <w:pPr>
      <w:widowControl w:val="0"/>
      <w:suppressAutoHyphens/>
      <w:snapToGrid w:val="0"/>
      <w:ind w:left="1701"/>
      <w:jc w:val="both"/>
      <w:textAlignment w:val="top"/>
    </w:pPr>
    <w:rPr>
      <w:rFonts w:ascii="ＭＳ Ｐゴシック" w:eastAsia="ＭＳ Ｐゴシック" w:hAnsi="ＭＳ Ｐゴシック" w:cs="ＭＳ Ｐゴシック"/>
      <w:kern w:val="2"/>
    </w:rPr>
  </w:style>
  <w:style w:type="paragraph" w:customStyle="1" w:styleId="06">
    <w:name w:val="06：箇条書"/>
    <w:rsid w:val="005E574B"/>
    <w:pPr>
      <w:numPr>
        <w:numId w:val="22"/>
      </w:numPr>
      <w:tabs>
        <w:tab w:val="num" w:pos="1928"/>
      </w:tabs>
      <w:adjustRightInd w:val="0"/>
      <w:snapToGrid w:val="0"/>
      <w:spacing w:before="100" w:line="300" w:lineRule="exact"/>
      <w:ind w:left="1928"/>
    </w:pPr>
    <w:rPr>
      <w:rFonts w:ascii="HGP創英角ｺﾞｼｯｸUB" w:eastAsia="HGP創英角ｺﾞｼｯｸUB" w:hAnsi="HGP創英角ｺﾞｼｯｸUB" w:cs="HGP創英角ｺﾞｼｯｸUB"/>
    </w:rPr>
  </w:style>
  <w:style w:type="character" w:customStyle="1" w:styleId="050">
    <w:name w:val="05：本文 (文字)"/>
    <w:link w:val="05"/>
    <w:locked/>
    <w:rsid w:val="005E574B"/>
    <w:rPr>
      <w:rFonts w:ascii="ＭＳ Ｐゴシック" w:eastAsia="ＭＳ Ｐゴシック" w:hAnsi="ＭＳ Ｐゴシック" w:cs="ＭＳ Ｐゴシック"/>
      <w:kern w:val="2"/>
    </w:rPr>
  </w:style>
  <w:style w:type="paragraph" w:customStyle="1" w:styleId="30">
    <w:name w:val="30:説明見出し"/>
    <w:basedOn w:val="a"/>
    <w:link w:val="300"/>
    <w:qFormat/>
    <w:rsid w:val="005E574B"/>
    <w:pPr>
      <w:numPr>
        <w:numId w:val="25"/>
      </w:numPr>
      <w:ind w:leftChars="100" w:left="100" w:rightChars="100" w:right="100"/>
    </w:pPr>
    <w:rPr>
      <w:lang w:val="x-none" w:eastAsia="x-none"/>
    </w:rPr>
  </w:style>
  <w:style w:type="paragraph" w:customStyle="1" w:styleId="20-3">
    <w:name w:val="20:本文-3"/>
    <w:basedOn w:val="20-2"/>
    <w:rsid w:val="005E574B"/>
    <w:pPr>
      <w:ind w:leftChars="300" w:left="630"/>
    </w:pPr>
  </w:style>
  <w:style w:type="character" w:customStyle="1" w:styleId="300">
    <w:name w:val="30:説明見出し (文字)"/>
    <w:link w:val="30"/>
    <w:rsid w:val="005E574B"/>
    <w:rPr>
      <w:rFonts w:eastAsia="HG丸ｺﾞｼｯｸM-PRO"/>
      <w:kern w:val="2"/>
      <w:sz w:val="21"/>
      <w:lang w:val="x-none" w:eastAsia="x-none"/>
    </w:rPr>
  </w:style>
  <w:style w:type="paragraph" w:styleId="HTML">
    <w:name w:val="HTML Preformatted"/>
    <w:basedOn w:val="a"/>
    <w:link w:val="HTML0"/>
    <w:uiPriority w:val="99"/>
    <w:unhideWhenUsed/>
    <w:rsid w:val="005E57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ＭＳ ゴシック" w:eastAsia="ＭＳ ゴシック" w:hAnsi="ＭＳ ゴシック"/>
      <w:kern w:val="0"/>
      <w:sz w:val="24"/>
      <w:szCs w:val="24"/>
      <w:lang w:val="x-none" w:eastAsia="x-none"/>
    </w:rPr>
  </w:style>
  <w:style w:type="character" w:customStyle="1" w:styleId="HTML0">
    <w:name w:val="HTML 書式付き (文字)"/>
    <w:link w:val="HTML"/>
    <w:uiPriority w:val="99"/>
    <w:rsid w:val="005E574B"/>
    <w:rPr>
      <w:rFonts w:ascii="ＭＳ ゴシック" w:eastAsia="ＭＳ ゴシック" w:hAnsi="ＭＳ ゴシック"/>
      <w:sz w:val="24"/>
      <w:szCs w:val="24"/>
      <w:lang w:val="x-none" w:eastAsia="x-none"/>
    </w:rPr>
  </w:style>
  <w:style w:type="paragraph" w:styleId="51">
    <w:name w:val="toc 5"/>
    <w:basedOn w:val="a"/>
    <w:next w:val="a"/>
    <w:autoRedefine/>
    <w:uiPriority w:val="39"/>
    <w:unhideWhenUsed/>
    <w:rsid w:val="00F43739"/>
    <w:pPr>
      <w:adjustRightInd/>
      <w:ind w:leftChars="400" w:left="840"/>
      <w:textAlignment w:val="auto"/>
    </w:pPr>
    <w:rPr>
      <w:rFonts w:eastAsia="ＭＳ 明朝"/>
      <w:szCs w:val="22"/>
    </w:rPr>
  </w:style>
  <w:style w:type="paragraph" w:styleId="61">
    <w:name w:val="toc 6"/>
    <w:basedOn w:val="a"/>
    <w:next w:val="a"/>
    <w:autoRedefine/>
    <w:uiPriority w:val="39"/>
    <w:unhideWhenUsed/>
    <w:rsid w:val="00F43739"/>
    <w:pPr>
      <w:adjustRightInd/>
      <w:ind w:leftChars="500" w:left="1050"/>
      <w:textAlignment w:val="auto"/>
    </w:pPr>
    <w:rPr>
      <w:rFonts w:eastAsia="ＭＳ 明朝"/>
      <w:szCs w:val="22"/>
    </w:rPr>
  </w:style>
  <w:style w:type="paragraph" w:styleId="71">
    <w:name w:val="toc 7"/>
    <w:basedOn w:val="a"/>
    <w:next w:val="a"/>
    <w:autoRedefine/>
    <w:uiPriority w:val="39"/>
    <w:unhideWhenUsed/>
    <w:rsid w:val="00F43739"/>
    <w:pPr>
      <w:adjustRightInd/>
      <w:ind w:leftChars="600" w:left="1260"/>
      <w:textAlignment w:val="auto"/>
    </w:pPr>
    <w:rPr>
      <w:rFonts w:eastAsia="ＭＳ 明朝"/>
      <w:szCs w:val="22"/>
    </w:rPr>
  </w:style>
  <w:style w:type="paragraph" w:styleId="82">
    <w:name w:val="toc 8"/>
    <w:basedOn w:val="a"/>
    <w:next w:val="a"/>
    <w:autoRedefine/>
    <w:uiPriority w:val="39"/>
    <w:unhideWhenUsed/>
    <w:rsid w:val="00F43739"/>
    <w:pPr>
      <w:adjustRightInd/>
      <w:ind w:leftChars="700" w:left="1470"/>
      <w:textAlignment w:val="auto"/>
    </w:pPr>
    <w:rPr>
      <w:rFonts w:eastAsia="ＭＳ 明朝"/>
      <w:szCs w:val="22"/>
    </w:rPr>
  </w:style>
  <w:style w:type="paragraph" w:styleId="92">
    <w:name w:val="toc 9"/>
    <w:basedOn w:val="a"/>
    <w:next w:val="a"/>
    <w:autoRedefine/>
    <w:uiPriority w:val="39"/>
    <w:unhideWhenUsed/>
    <w:rsid w:val="00F43739"/>
    <w:pPr>
      <w:adjustRightInd/>
      <w:ind w:leftChars="800" w:left="1680"/>
      <w:textAlignment w:val="auto"/>
    </w:pPr>
    <w:rPr>
      <w:rFonts w:eastAsia="ＭＳ 明朝"/>
      <w:szCs w:val="22"/>
    </w:rPr>
  </w:style>
  <w:style w:type="character" w:styleId="24">
    <w:name w:val="Intense Reference"/>
    <w:basedOn w:val="a0"/>
    <w:uiPriority w:val="32"/>
    <w:qFormat/>
    <w:rsid w:val="00952DFD"/>
    <w:rPr>
      <w:b/>
      <w:bCs/>
      <w:smallCaps/>
      <w:color w:val="C0504D" w:themeColor="accent2"/>
      <w:spacing w:val="5"/>
      <w:u w:val="single"/>
    </w:rPr>
  </w:style>
  <w:style w:type="character" w:customStyle="1" w:styleId="weblinkscategorytitle">
    <w:name w:val="weblinks_category_title"/>
    <w:basedOn w:val="a0"/>
    <w:rsid w:val="00B93397"/>
  </w:style>
  <w:style w:type="character" w:customStyle="1" w:styleId="st1">
    <w:name w:val="st1"/>
    <w:basedOn w:val="a0"/>
    <w:rsid w:val="00AC5E39"/>
  </w:style>
  <w:style w:type="paragraph" w:customStyle="1" w:styleId="20-20">
    <w:name w:val="20:本文-2（字下げ）"/>
    <w:basedOn w:val="a"/>
    <w:rsid w:val="005E574B"/>
    <w:pPr>
      <w:ind w:leftChars="200" w:left="420" w:firstLineChars="100" w:firstLine="210"/>
    </w:pPr>
    <w:rPr>
      <w:rFonts w:cs="ＭＳ 明朝"/>
    </w:rPr>
  </w:style>
  <w:style w:type="character" w:styleId="afe">
    <w:name w:val="annotation reference"/>
    <w:basedOn w:val="a0"/>
    <w:rsid w:val="005E574B"/>
    <w:rPr>
      <w:sz w:val="18"/>
      <w:szCs w:val="18"/>
    </w:rPr>
  </w:style>
  <w:style w:type="paragraph" w:styleId="aff">
    <w:name w:val="annotation text"/>
    <w:basedOn w:val="a"/>
    <w:link w:val="aff0"/>
    <w:rsid w:val="005E574B"/>
    <w:pPr>
      <w:jc w:val="left"/>
    </w:pPr>
  </w:style>
  <w:style w:type="character" w:customStyle="1" w:styleId="aff0">
    <w:name w:val="コメント文字列 (文字)"/>
    <w:basedOn w:val="a0"/>
    <w:link w:val="aff"/>
    <w:rsid w:val="005E574B"/>
    <w:rPr>
      <w:rFonts w:eastAsia="HG丸ｺﾞｼｯｸM-PRO"/>
      <w:kern w:val="2"/>
      <w:sz w:val="21"/>
    </w:rPr>
  </w:style>
  <w:style w:type="paragraph" w:styleId="aff1">
    <w:name w:val="annotation subject"/>
    <w:basedOn w:val="aff"/>
    <w:next w:val="aff"/>
    <w:link w:val="aff2"/>
    <w:rsid w:val="005E574B"/>
    <w:rPr>
      <w:b/>
      <w:bCs/>
    </w:rPr>
  </w:style>
  <w:style w:type="character" w:customStyle="1" w:styleId="aff2">
    <w:name w:val="コメント内容 (文字)"/>
    <w:basedOn w:val="aff0"/>
    <w:link w:val="aff1"/>
    <w:rsid w:val="005E574B"/>
    <w:rPr>
      <w:rFonts w:eastAsia="HG丸ｺﾞｼｯｸM-PRO"/>
      <w:b/>
      <w:bCs/>
      <w:kern w:val="2"/>
      <w:sz w:val="21"/>
    </w:rPr>
  </w:style>
  <w:style w:type="paragraph" w:styleId="aff3">
    <w:name w:val="Revision"/>
    <w:hidden/>
    <w:uiPriority w:val="99"/>
    <w:semiHidden/>
    <w:rsid w:val="005E574B"/>
    <w:rPr>
      <w:rFonts w:eastAsia="HG丸ｺﾞｼｯｸM-PRO"/>
      <w:kern w:val="2"/>
      <w:sz w:val="21"/>
    </w:rPr>
  </w:style>
  <w:style w:type="character" w:customStyle="1" w:styleId="string2">
    <w:name w:val="string2"/>
    <w:basedOn w:val="a0"/>
    <w:rsid w:val="005E574B"/>
    <w:rPr>
      <w:rFonts w:ascii="Courier New" w:hAnsi="Courier New" w:cs="Courier New" w:hint="default"/>
      <w:color w:val="A0522D"/>
    </w:rPr>
  </w:style>
  <w:style w:type="character" w:customStyle="1" w:styleId="comment2">
    <w:name w:val="comment2"/>
    <w:basedOn w:val="a0"/>
    <w:rsid w:val="005E574B"/>
    <w:rPr>
      <w:rFonts w:ascii="Courier New" w:hAnsi="Courier New" w:cs="Courier New" w:hint="default"/>
      <w:color w:val="228B22"/>
    </w:rPr>
  </w:style>
  <w:style w:type="character" w:customStyle="1" w:styleId="keyword2">
    <w:name w:val="keyword2"/>
    <w:basedOn w:val="a0"/>
    <w:rsid w:val="005E574B"/>
    <w:rPr>
      <w:rFonts w:ascii="Courier New" w:hAnsi="Courier New" w:cs="Courier New" w:hint="default"/>
      <w:color w:val="4169E1"/>
    </w:rPr>
  </w:style>
  <w:style w:type="character" w:customStyle="1" w:styleId="symbol2">
    <w:name w:val="symbol2"/>
    <w:basedOn w:val="a0"/>
    <w:rsid w:val="005E574B"/>
    <w:rPr>
      <w:rFonts w:ascii="Courier New" w:hAnsi="Courier New" w:cs="Courier New" w:hint="default"/>
      <w:color w:val="00008B"/>
    </w:rPr>
  </w:style>
  <w:style w:type="paragraph" w:customStyle="1" w:styleId="Default">
    <w:name w:val="Default"/>
    <w:rsid w:val="005E574B"/>
    <w:pPr>
      <w:widowControl w:val="0"/>
      <w:autoSpaceDE w:val="0"/>
      <w:autoSpaceDN w:val="0"/>
      <w:adjustRightInd w:val="0"/>
    </w:pPr>
    <w:rPr>
      <w:rFonts w:ascii="ＭＳ@....." w:eastAsia="ＭＳ@....." w:cs="ＭＳ@....."/>
      <w:color w:val="000000"/>
      <w:sz w:val="24"/>
      <w:szCs w:val="24"/>
    </w:rPr>
  </w:style>
  <w:style w:type="paragraph" w:styleId="aff4">
    <w:name w:val="Title"/>
    <w:basedOn w:val="a"/>
    <w:next w:val="a"/>
    <w:link w:val="aff5"/>
    <w:qFormat/>
    <w:rsid w:val="00A346CF"/>
    <w:pPr>
      <w:spacing w:before="240" w:after="120"/>
      <w:jc w:val="center"/>
      <w:outlineLvl w:val="0"/>
    </w:pPr>
    <w:rPr>
      <w:rFonts w:asciiTheme="majorHAnsi" w:eastAsia="ＭＳ ゴシック" w:hAnsiTheme="majorHAnsi" w:cstheme="majorBidi"/>
      <w:sz w:val="32"/>
      <w:szCs w:val="32"/>
    </w:rPr>
  </w:style>
  <w:style w:type="character" w:customStyle="1" w:styleId="aff5">
    <w:name w:val="表題 (文字)"/>
    <w:basedOn w:val="a0"/>
    <w:link w:val="aff4"/>
    <w:rsid w:val="00A346CF"/>
    <w:rPr>
      <w:rFonts w:asciiTheme="majorHAnsi" w:eastAsia="ＭＳ ゴシック" w:hAnsiTheme="majorHAnsi" w:cstheme="majorBidi"/>
      <w:kern w:val="2"/>
      <w:sz w:val="32"/>
      <w:szCs w:val="32"/>
    </w:rPr>
  </w:style>
  <w:style w:type="paragraph" w:customStyle="1" w:styleId="aff6">
    <w:name w:val="注意事項"/>
    <w:basedOn w:val="101"/>
    <w:link w:val="aff7"/>
    <w:qFormat/>
    <w:rsid w:val="00164E31"/>
    <w:pPr>
      <w:ind w:left="840"/>
    </w:pPr>
  </w:style>
  <w:style w:type="character" w:customStyle="1" w:styleId="aff7">
    <w:name w:val="注意事項 (文字)"/>
    <w:basedOn w:val="102"/>
    <w:link w:val="aff6"/>
    <w:rsid w:val="00164E31"/>
    <w:rPr>
      <w:rFonts w:eastAsia="HG丸ｺﾞｼｯｸM-PRO"/>
      <w:kern w:val="2"/>
      <w:sz w:val="21"/>
      <w:shd w:val="clear" w:color="auto" w:fill="FBD4B4"/>
      <w:lang w:val="x-none" w:eastAsia="x-none"/>
    </w:rPr>
  </w:style>
  <w:style w:type="character" w:styleId="aff8">
    <w:name w:val="Strong"/>
    <w:basedOn w:val="a0"/>
    <w:qFormat/>
    <w:rsid w:val="007F63E3"/>
    <w:rPr>
      <w:b/>
      <w:bCs/>
    </w:rPr>
  </w:style>
  <w:style w:type="character" w:styleId="25">
    <w:name w:val="Intense Emphasis"/>
    <w:basedOn w:val="a0"/>
    <w:uiPriority w:val="21"/>
    <w:qFormat/>
    <w:rsid w:val="007F63E3"/>
    <w:rPr>
      <w:b/>
      <w:bCs/>
      <w:i/>
      <w:iCs/>
      <w:color w:val="4F81BD" w:themeColor="accent1"/>
    </w:rPr>
  </w:style>
  <w:style w:type="paragraph" w:customStyle="1" w:styleId="09-6pt">
    <w:name w:val="09：表の本文-6pt"/>
    <w:basedOn w:val="a"/>
    <w:rsid w:val="009E71DE"/>
    <w:pPr>
      <w:spacing w:before="80" w:line="0" w:lineRule="atLeast"/>
    </w:pPr>
    <w:rPr>
      <w:rFonts w:ascii="ＭＳ Ｐゴシック" w:eastAsia="ＭＳ Ｐゴシック" w:cs="ＭＳ 明朝"/>
      <w:snapToGrid w:val="0"/>
      <w:kern w:val="0"/>
      <w:sz w:val="12"/>
      <w:szCs w:val="12"/>
    </w:rPr>
  </w:style>
  <w:style w:type="paragraph" w:customStyle="1" w:styleId="09-6pt-">
    <w:name w:val="09：表の本文-6pt-白字"/>
    <w:basedOn w:val="09-6pt"/>
    <w:rsid w:val="009E71DE"/>
    <w:rPr>
      <w:color w:val="FFFFFF" w:themeColor="background1"/>
    </w:rPr>
  </w:style>
  <w:style w:type="paragraph" w:customStyle="1" w:styleId="07-6pt-">
    <w:name w:val="07：図中のコメント-6pt-行間小"/>
    <w:basedOn w:val="a"/>
    <w:rsid w:val="00BE4DBD"/>
    <w:pPr>
      <w:widowControl/>
      <w:adjustRightInd/>
      <w:snapToGrid w:val="0"/>
      <w:jc w:val="left"/>
      <w:textAlignment w:val="auto"/>
    </w:pPr>
    <w:rPr>
      <w:rFonts w:ascii="HGP創英角ｺﾞｼｯｸUB" w:eastAsia="HGP創英角ｺﾞｼｯｸUB" w:hAnsi="HGP創英角ｺﾞｼｯｸUB" w:cs="HGP創英角ｺﾞｼｯｸUB"/>
      <w:sz w:val="12"/>
    </w:rPr>
  </w:style>
  <w:style w:type="table" w:customStyle="1" w:styleId="GridTable5DarkAccent1">
    <w:name w:val="Grid Table 5 Dark Accent 1"/>
    <w:basedOn w:val="a1"/>
    <w:uiPriority w:val="50"/>
    <w:rsid w:val="00F657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86455">
      <w:bodyDiv w:val="1"/>
      <w:marLeft w:val="0"/>
      <w:marRight w:val="0"/>
      <w:marTop w:val="0"/>
      <w:marBottom w:val="0"/>
      <w:divBdr>
        <w:top w:val="none" w:sz="0" w:space="0" w:color="auto"/>
        <w:left w:val="none" w:sz="0" w:space="0" w:color="auto"/>
        <w:bottom w:val="none" w:sz="0" w:space="0" w:color="auto"/>
        <w:right w:val="none" w:sz="0" w:space="0" w:color="auto"/>
      </w:divBdr>
    </w:div>
    <w:div w:id="227957619">
      <w:bodyDiv w:val="1"/>
      <w:marLeft w:val="0"/>
      <w:marRight w:val="0"/>
      <w:marTop w:val="0"/>
      <w:marBottom w:val="0"/>
      <w:divBdr>
        <w:top w:val="none" w:sz="0" w:space="0" w:color="auto"/>
        <w:left w:val="none" w:sz="0" w:space="0" w:color="auto"/>
        <w:bottom w:val="none" w:sz="0" w:space="0" w:color="auto"/>
        <w:right w:val="none" w:sz="0" w:space="0" w:color="auto"/>
      </w:divBdr>
    </w:div>
    <w:div w:id="237908231">
      <w:bodyDiv w:val="1"/>
      <w:marLeft w:val="0"/>
      <w:marRight w:val="0"/>
      <w:marTop w:val="0"/>
      <w:marBottom w:val="0"/>
      <w:divBdr>
        <w:top w:val="none" w:sz="0" w:space="0" w:color="auto"/>
        <w:left w:val="none" w:sz="0" w:space="0" w:color="auto"/>
        <w:bottom w:val="none" w:sz="0" w:space="0" w:color="auto"/>
        <w:right w:val="none" w:sz="0" w:space="0" w:color="auto"/>
      </w:divBdr>
    </w:div>
    <w:div w:id="254478907">
      <w:bodyDiv w:val="1"/>
      <w:marLeft w:val="0"/>
      <w:marRight w:val="0"/>
      <w:marTop w:val="0"/>
      <w:marBottom w:val="0"/>
      <w:divBdr>
        <w:top w:val="none" w:sz="0" w:space="0" w:color="auto"/>
        <w:left w:val="none" w:sz="0" w:space="0" w:color="auto"/>
        <w:bottom w:val="none" w:sz="0" w:space="0" w:color="auto"/>
        <w:right w:val="none" w:sz="0" w:space="0" w:color="auto"/>
      </w:divBdr>
    </w:div>
    <w:div w:id="331184037">
      <w:bodyDiv w:val="1"/>
      <w:marLeft w:val="0"/>
      <w:marRight w:val="0"/>
      <w:marTop w:val="0"/>
      <w:marBottom w:val="0"/>
      <w:divBdr>
        <w:top w:val="none" w:sz="0" w:space="0" w:color="auto"/>
        <w:left w:val="none" w:sz="0" w:space="0" w:color="auto"/>
        <w:bottom w:val="none" w:sz="0" w:space="0" w:color="auto"/>
        <w:right w:val="none" w:sz="0" w:space="0" w:color="auto"/>
      </w:divBdr>
    </w:div>
    <w:div w:id="421338714">
      <w:bodyDiv w:val="1"/>
      <w:marLeft w:val="0"/>
      <w:marRight w:val="0"/>
      <w:marTop w:val="0"/>
      <w:marBottom w:val="0"/>
      <w:divBdr>
        <w:top w:val="none" w:sz="0" w:space="0" w:color="auto"/>
        <w:left w:val="none" w:sz="0" w:space="0" w:color="auto"/>
        <w:bottom w:val="none" w:sz="0" w:space="0" w:color="auto"/>
        <w:right w:val="none" w:sz="0" w:space="0" w:color="auto"/>
      </w:divBdr>
    </w:div>
    <w:div w:id="432480936">
      <w:bodyDiv w:val="1"/>
      <w:marLeft w:val="0"/>
      <w:marRight w:val="0"/>
      <w:marTop w:val="0"/>
      <w:marBottom w:val="0"/>
      <w:divBdr>
        <w:top w:val="none" w:sz="0" w:space="0" w:color="auto"/>
        <w:left w:val="none" w:sz="0" w:space="0" w:color="auto"/>
        <w:bottom w:val="none" w:sz="0" w:space="0" w:color="auto"/>
        <w:right w:val="none" w:sz="0" w:space="0" w:color="auto"/>
      </w:divBdr>
      <w:divsChild>
        <w:div w:id="293221760">
          <w:marLeft w:val="0"/>
          <w:marRight w:val="0"/>
          <w:marTop w:val="0"/>
          <w:marBottom w:val="0"/>
          <w:divBdr>
            <w:top w:val="none" w:sz="0" w:space="0" w:color="auto"/>
            <w:left w:val="none" w:sz="0" w:space="0" w:color="auto"/>
            <w:bottom w:val="none" w:sz="0" w:space="0" w:color="auto"/>
            <w:right w:val="none" w:sz="0" w:space="0" w:color="auto"/>
          </w:divBdr>
          <w:divsChild>
            <w:div w:id="16972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3309">
      <w:bodyDiv w:val="1"/>
      <w:marLeft w:val="0"/>
      <w:marRight w:val="0"/>
      <w:marTop w:val="0"/>
      <w:marBottom w:val="0"/>
      <w:divBdr>
        <w:top w:val="none" w:sz="0" w:space="0" w:color="auto"/>
        <w:left w:val="none" w:sz="0" w:space="0" w:color="auto"/>
        <w:bottom w:val="none" w:sz="0" w:space="0" w:color="auto"/>
        <w:right w:val="none" w:sz="0" w:space="0" w:color="auto"/>
      </w:divBdr>
    </w:div>
    <w:div w:id="484855881">
      <w:bodyDiv w:val="1"/>
      <w:marLeft w:val="0"/>
      <w:marRight w:val="0"/>
      <w:marTop w:val="0"/>
      <w:marBottom w:val="0"/>
      <w:divBdr>
        <w:top w:val="none" w:sz="0" w:space="0" w:color="auto"/>
        <w:left w:val="none" w:sz="0" w:space="0" w:color="auto"/>
        <w:bottom w:val="none" w:sz="0" w:space="0" w:color="auto"/>
        <w:right w:val="none" w:sz="0" w:space="0" w:color="auto"/>
      </w:divBdr>
    </w:div>
    <w:div w:id="504245171">
      <w:bodyDiv w:val="1"/>
      <w:marLeft w:val="0"/>
      <w:marRight w:val="0"/>
      <w:marTop w:val="0"/>
      <w:marBottom w:val="0"/>
      <w:divBdr>
        <w:top w:val="none" w:sz="0" w:space="0" w:color="auto"/>
        <w:left w:val="none" w:sz="0" w:space="0" w:color="auto"/>
        <w:bottom w:val="none" w:sz="0" w:space="0" w:color="auto"/>
        <w:right w:val="none" w:sz="0" w:space="0" w:color="auto"/>
      </w:divBdr>
      <w:divsChild>
        <w:div w:id="97648734">
          <w:marLeft w:val="0"/>
          <w:marRight w:val="0"/>
          <w:marTop w:val="0"/>
          <w:marBottom w:val="0"/>
          <w:divBdr>
            <w:top w:val="none" w:sz="0" w:space="0" w:color="auto"/>
            <w:left w:val="none" w:sz="0" w:space="0" w:color="auto"/>
            <w:bottom w:val="none" w:sz="0" w:space="0" w:color="auto"/>
            <w:right w:val="none" w:sz="0" w:space="0" w:color="auto"/>
          </w:divBdr>
          <w:divsChild>
            <w:div w:id="220753077">
              <w:marLeft w:val="0"/>
              <w:marRight w:val="0"/>
              <w:marTop w:val="0"/>
              <w:marBottom w:val="0"/>
              <w:divBdr>
                <w:top w:val="none" w:sz="0" w:space="0" w:color="auto"/>
                <w:left w:val="none" w:sz="0" w:space="0" w:color="auto"/>
                <w:bottom w:val="none" w:sz="0" w:space="0" w:color="auto"/>
                <w:right w:val="none" w:sz="0" w:space="0" w:color="auto"/>
              </w:divBdr>
              <w:divsChild>
                <w:div w:id="1555000007">
                  <w:marLeft w:val="0"/>
                  <w:marRight w:val="0"/>
                  <w:marTop w:val="0"/>
                  <w:marBottom w:val="0"/>
                  <w:divBdr>
                    <w:top w:val="none" w:sz="0" w:space="0" w:color="auto"/>
                    <w:left w:val="none" w:sz="0" w:space="0" w:color="auto"/>
                    <w:bottom w:val="none" w:sz="0" w:space="0" w:color="auto"/>
                    <w:right w:val="none" w:sz="0" w:space="0" w:color="auto"/>
                  </w:divBdr>
                  <w:divsChild>
                    <w:div w:id="1126892663">
                      <w:marLeft w:val="0"/>
                      <w:marRight w:val="0"/>
                      <w:marTop w:val="0"/>
                      <w:marBottom w:val="0"/>
                      <w:divBdr>
                        <w:top w:val="none" w:sz="0" w:space="0" w:color="auto"/>
                        <w:left w:val="none" w:sz="0" w:space="0" w:color="auto"/>
                        <w:bottom w:val="none" w:sz="0" w:space="0" w:color="auto"/>
                        <w:right w:val="none" w:sz="0" w:space="0" w:color="auto"/>
                      </w:divBdr>
                      <w:divsChild>
                        <w:div w:id="182981388">
                          <w:marLeft w:val="0"/>
                          <w:marRight w:val="0"/>
                          <w:marTop w:val="0"/>
                          <w:marBottom w:val="0"/>
                          <w:divBdr>
                            <w:top w:val="none" w:sz="0" w:space="0" w:color="auto"/>
                            <w:left w:val="none" w:sz="0" w:space="0" w:color="auto"/>
                            <w:bottom w:val="none" w:sz="0" w:space="0" w:color="auto"/>
                            <w:right w:val="none" w:sz="0" w:space="0" w:color="auto"/>
                          </w:divBdr>
                          <w:divsChild>
                            <w:div w:id="2115394480">
                              <w:marLeft w:val="0"/>
                              <w:marRight w:val="0"/>
                              <w:marTop w:val="0"/>
                              <w:marBottom w:val="0"/>
                              <w:divBdr>
                                <w:top w:val="none" w:sz="0" w:space="0" w:color="auto"/>
                                <w:left w:val="none" w:sz="0" w:space="0" w:color="auto"/>
                                <w:bottom w:val="none" w:sz="0" w:space="0" w:color="auto"/>
                                <w:right w:val="none" w:sz="0" w:space="0" w:color="auto"/>
                              </w:divBdr>
                              <w:divsChild>
                                <w:div w:id="2370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525206">
      <w:bodyDiv w:val="1"/>
      <w:marLeft w:val="0"/>
      <w:marRight w:val="0"/>
      <w:marTop w:val="0"/>
      <w:marBottom w:val="0"/>
      <w:divBdr>
        <w:top w:val="none" w:sz="0" w:space="0" w:color="auto"/>
        <w:left w:val="none" w:sz="0" w:space="0" w:color="auto"/>
        <w:bottom w:val="none" w:sz="0" w:space="0" w:color="auto"/>
        <w:right w:val="none" w:sz="0" w:space="0" w:color="auto"/>
      </w:divBdr>
    </w:div>
    <w:div w:id="616570784">
      <w:bodyDiv w:val="1"/>
      <w:marLeft w:val="0"/>
      <w:marRight w:val="0"/>
      <w:marTop w:val="0"/>
      <w:marBottom w:val="0"/>
      <w:divBdr>
        <w:top w:val="none" w:sz="0" w:space="0" w:color="auto"/>
        <w:left w:val="none" w:sz="0" w:space="0" w:color="auto"/>
        <w:bottom w:val="none" w:sz="0" w:space="0" w:color="auto"/>
        <w:right w:val="none" w:sz="0" w:space="0" w:color="auto"/>
      </w:divBdr>
    </w:div>
    <w:div w:id="763303949">
      <w:bodyDiv w:val="1"/>
      <w:marLeft w:val="0"/>
      <w:marRight w:val="0"/>
      <w:marTop w:val="0"/>
      <w:marBottom w:val="0"/>
      <w:divBdr>
        <w:top w:val="none" w:sz="0" w:space="0" w:color="auto"/>
        <w:left w:val="none" w:sz="0" w:space="0" w:color="auto"/>
        <w:bottom w:val="none" w:sz="0" w:space="0" w:color="auto"/>
        <w:right w:val="none" w:sz="0" w:space="0" w:color="auto"/>
      </w:divBdr>
    </w:div>
    <w:div w:id="968046535">
      <w:bodyDiv w:val="1"/>
      <w:marLeft w:val="0"/>
      <w:marRight w:val="0"/>
      <w:marTop w:val="0"/>
      <w:marBottom w:val="0"/>
      <w:divBdr>
        <w:top w:val="none" w:sz="0" w:space="0" w:color="auto"/>
        <w:left w:val="none" w:sz="0" w:space="0" w:color="auto"/>
        <w:bottom w:val="none" w:sz="0" w:space="0" w:color="auto"/>
        <w:right w:val="none" w:sz="0" w:space="0" w:color="auto"/>
      </w:divBdr>
    </w:div>
    <w:div w:id="972709479">
      <w:bodyDiv w:val="1"/>
      <w:marLeft w:val="0"/>
      <w:marRight w:val="0"/>
      <w:marTop w:val="0"/>
      <w:marBottom w:val="0"/>
      <w:divBdr>
        <w:top w:val="none" w:sz="0" w:space="0" w:color="auto"/>
        <w:left w:val="none" w:sz="0" w:space="0" w:color="auto"/>
        <w:bottom w:val="none" w:sz="0" w:space="0" w:color="auto"/>
        <w:right w:val="none" w:sz="0" w:space="0" w:color="auto"/>
      </w:divBdr>
    </w:div>
    <w:div w:id="983848392">
      <w:bodyDiv w:val="1"/>
      <w:marLeft w:val="0"/>
      <w:marRight w:val="0"/>
      <w:marTop w:val="0"/>
      <w:marBottom w:val="0"/>
      <w:divBdr>
        <w:top w:val="none" w:sz="0" w:space="0" w:color="auto"/>
        <w:left w:val="none" w:sz="0" w:space="0" w:color="auto"/>
        <w:bottom w:val="none" w:sz="0" w:space="0" w:color="auto"/>
        <w:right w:val="none" w:sz="0" w:space="0" w:color="auto"/>
      </w:divBdr>
    </w:div>
    <w:div w:id="1151101338">
      <w:bodyDiv w:val="1"/>
      <w:marLeft w:val="0"/>
      <w:marRight w:val="0"/>
      <w:marTop w:val="0"/>
      <w:marBottom w:val="0"/>
      <w:divBdr>
        <w:top w:val="none" w:sz="0" w:space="0" w:color="auto"/>
        <w:left w:val="none" w:sz="0" w:space="0" w:color="auto"/>
        <w:bottom w:val="none" w:sz="0" w:space="0" w:color="auto"/>
        <w:right w:val="none" w:sz="0" w:space="0" w:color="auto"/>
      </w:divBdr>
    </w:div>
    <w:div w:id="1169563042">
      <w:bodyDiv w:val="1"/>
      <w:marLeft w:val="0"/>
      <w:marRight w:val="0"/>
      <w:marTop w:val="0"/>
      <w:marBottom w:val="0"/>
      <w:divBdr>
        <w:top w:val="none" w:sz="0" w:space="0" w:color="auto"/>
        <w:left w:val="none" w:sz="0" w:space="0" w:color="auto"/>
        <w:bottom w:val="none" w:sz="0" w:space="0" w:color="auto"/>
        <w:right w:val="none" w:sz="0" w:space="0" w:color="auto"/>
      </w:divBdr>
    </w:div>
    <w:div w:id="1382241461">
      <w:bodyDiv w:val="1"/>
      <w:marLeft w:val="0"/>
      <w:marRight w:val="0"/>
      <w:marTop w:val="0"/>
      <w:marBottom w:val="0"/>
      <w:divBdr>
        <w:top w:val="none" w:sz="0" w:space="0" w:color="auto"/>
        <w:left w:val="none" w:sz="0" w:space="0" w:color="auto"/>
        <w:bottom w:val="none" w:sz="0" w:space="0" w:color="auto"/>
        <w:right w:val="none" w:sz="0" w:space="0" w:color="auto"/>
      </w:divBdr>
    </w:div>
    <w:div w:id="1474253542">
      <w:bodyDiv w:val="1"/>
      <w:marLeft w:val="0"/>
      <w:marRight w:val="0"/>
      <w:marTop w:val="0"/>
      <w:marBottom w:val="0"/>
      <w:divBdr>
        <w:top w:val="none" w:sz="0" w:space="0" w:color="auto"/>
        <w:left w:val="none" w:sz="0" w:space="0" w:color="auto"/>
        <w:bottom w:val="none" w:sz="0" w:space="0" w:color="auto"/>
        <w:right w:val="none" w:sz="0" w:space="0" w:color="auto"/>
      </w:divBdr>
    </w:div>
    <w:div w:id="1711762783">
      <w:bodyDiv w:val="1"/>
      <w:marLeft w:val="0"/>
      <w:marRight w:val="0"/>
      <w:marTop w:val="0"/>
      <w:marBottom w:val="0"/>
      <w:divBdr>
        <w:top w:val="none" w:sz="0" w:space="0" w:color="auto"/>
        <w:left w:val="none" w:sz="0" w:space="0" w:color="auto"/>
        <w:bottom w:val="none" w:sz="0" w:space="0" w:color="auto"/>
        <w:right w:val="none" w:sz="0" w:space="0" w:color="auto"/>
      </w:divBdr>
    </w:div>
    <w:div w:id="1828478919">
      <w:bodyDiv w:val="1"/>
      <w:marLeft w:val="0"/>
      <w:marRight w:val="0"/>
      <w:marTop w:val="0"/>
      <w:marBottom w:val="0"/>
      <w:divBdr>
        <w:top w:val="none" w:sz="0" w:space="0" w:color="auto"/>
        <w:left w:val="none" w:sz="0" w:space="0" w:color="auto"/>
        <w:bottom w:val="none" w:sz="0" w:space="0" w:color="auto"/>
        <w:right w:val="none" w:sz="0" w:space="0" w:color="auto"/>
      </w:divBdr>
      <w:divsChild>
        <w:div w:id="1335958376">
          <w:marLeft w:val="0"/>
          <w:marRight w:val="0"/>
          <w:marTop w:val="0"/>
          <w:marBottom w:val="0"/>
          <w:divBdr>
            <w:top w:val="none" w:sz="0" w:space="0" w:color="auto"/>
            <w:left w:val="single" w:sz="6" w:space="0" w:color="CCCCCC"/>
            <w:bottom w:val="none" w:sz="0" w:space="0" w:color="auto"/>
            <w:right w:val="single" w:sz="6" w:space="0" w:color="CCCCCC"/>
          </w:divBdr>
          <w:divsChild>
            <w:div w:id="1175265474">
              <w:marLeft w:val="0"/>
              <w:marRight w:val="0"/>
              <w:marTop w:val="0"/>
              <w:marBottom w:val="0"/>
              <w:divBdr>
                <w:top w:val="single" w:sz="6" w:space="0" w:color="FFFFFF"/>
                <w:left w:val="single" w:sz="2" w:space="0" w:color="CCCCCC"/>
                <w:bottom w:val="single" w:sz="6" w:space="0" w:color="FFFFFF"/>
                <w:right w:val="single" w:sz="2" w:space="0" w:color="CCCCCC"/>
              </w:divBdr>
              <w:divsChild>
                <w:div w:id="209999149">
                  <w:marLeft w:val="0"/>
                  <w:marRight w:val="-4650"/>
                  <w:marTop w:val="0"/>
                  <w:marBottom w:val="0"/>
                  <w:divBdr>
                    <w:top w:val="none" w:sz="0" w:space="0" w:color="auto"/>
                    <w:left w:val="none" w:sz="0" w:space="0" w:color="auto"/>
                    <w:bottom w:val="none" w:sz="0" w:space="0" w:color="auto"/>
                    <w:right w:val="none" w:sz="0" w:space="0" w:color="auto"/>
                  </w:divBdr>
                  <w:divsChild>
                    <w:div w:id="892159845">
                      <w:marLeft w:val="0"/>
                      <w:marRight w:val="4650"/>
                      <w:marTop w:val="0"/>
                      <w:marBottom w:val="0"/>
                      <w:divBdr>
                        <w:top w:val="none" w:sz="0" w:space="0" w:color="auto"/>
                        <w:left w:val="none" w:sz="0" w:space="0" w:color="auto"/>
                        <w:bottom w:val="none" w:sz="0" w:space="0" w:color="auto"/>
                        <w:right w:val="none" w:sz="0" w:space="0" w:color="auto"/>
                      </w:divBdr>
                      <w:divsChild>
                        <w:div w:id="1986280320">
                          <w:marLeft w:val="0"/>
                          <w:marRight w:val="0"/>
                          <w:marTop w:val="0"/>
                          <w:marBottom w:val="0"/>
                          <w:divBdr>
                            <w:top w:val="none" w:sz="0" w:space="0" w:color="auto"/>
                            <w:left w:val="none" w:sz="0" w:space="0" w:color="auto"/>
                            <w:bottom w:val="none" w:sz="0" w:space="0" w:color="auto"/>
                            <w:right w:val="none" w:sz="0" w:space="0" w:color="auto"/>
                          </w:divBdr>
                          <w:divsChild>
                            <w:div w:id="175005255">
                              <w:marLeft w:val="75"/>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815688">
      <w:bodyDiv w:val="1"/>
      <w:marLeft w:val="0"/>
      <w:marRight w:val="0"/>
      <w:marTop w:val="0"/>
      <w:marBottom w:val="0"/>
      <w:divBdr>
        <w:top w:val="none" w:sz="0" w:space="0" w:color="auto"/>
        <w:left w:val="none" w:sz="0" w:space="0" w:color="auto"/>
        <w:bottom w:val="none" w:sz="0" w:space="0" w:color="auto"/>
        <w:right w:val="none" w:sz="0" w:space="0" w:color="auto"/>
      </w:divBdr>
    </w:div>
    <w:div w:id="1895384795">
      <w:bodyDiv w:val="1"/>
      <w:marLeft w:val="0"/>
      <w:marRight w:val="0"/>
      <w:marTop w:val="0"/>
      <w:marBottom w:val="0"/>
      <w:divBdr>
        <w:top w:val="none" w:sz="0" w:space="0" w:color="auto"/>
        <w:left w:val="none" w:sz="0" w:space="0" w:color="auto"/>
        <w:bottom w:val="none" w:sz="0" w:space="0" w:color="auto"/>
        <w:right w:val="none" w:sz="0" w:space="0" w:color="auto"/>
      </w:divBdr>
    </w:div>
    <w:div w:id="1975060474">
      <w:bodyDiv w:val="1"/>
      <w:marLeft w:val="0"/>
      <w:marRight w:val="0"/>
      <w:marTop w:val="0"/>
      <w:marBottom w:val="0"/>
      <w:divBdr>
        <w:top w:val="none" w:sz="0" w:space="0" w:color="auto"/>
        <w:left w:val="none" w:sz="0" w:space="0" w:color="auto"/>
        <w:bottom w:val="none" w:sz="0" w:space="0" w:color="auto"/>
        <w:right w:val="none" w:sz="0" w:space="0" w:color="auto"/>
      </w:divBdr>
    </w:div>
    <w:div w:id="1986159901">
      <w:bodyDiv w:val="1"/>
      <w:marLeft w:val="0"/>
      <w:marRight w:val="0"/>
      <w:marTop w:val="0"/>
      <w:marBottom w:val="0"/>
      <w:divBdr>
        <w:top w:val="none" w:sz="0" w:space="0" w:color="auto"/>
        <w:left w:val="none" w:sz="0" w:space="0" w:color="auto"/>
        <w:bottom w:val="none" w:sz="0" w:space="0" w:color="auto"/>
        <w:right w:val="none" w:sz="0" w:space="0" w:color="auto"/>
      </w:divBdr>
    </w:div>
    <w:div w:id="2017144637">
      <w:bodyDiv w:val="1"/>
      <w:marLeft w:val="0"/>
      <w:marRight w:val="0"/>
      <w:marTop w:val="0"/>
      <w:marBottom w:val="0"/>
      <w:divBdr>
        <w:top w:val="none" w:sz="0" w:space="0" w:color="auto"/>
        <w:left w:val="none" w:sz="0" w:space="0" w:color="auto"/>
        <w:bottom w:val="none" w:sz="0" w:space="0" w:color="auto"/>
        <w:right w:val="none" w:sz="0" w:space="0" w:color="auto"/>
      </w:divBdr>
      <w:divsChild>
        <w:div w:id="470440367">
          <w:marLeft w:val="547"/>
          <w:marRight w:val="0"/>
          <w:marTop w:val="0"/>
          <w:marBottom w:val="0"/>
          <w:divBdr>
            <w:top w:val="none" w:sz="0" w:space="0" w:color="auto"/>
            <w:left w:val="none" w:sz="0" w:space="0" w:color="auto"/>
            <w:bottom w:val="none" w:sz="0" w:space="0" w:color="auto"/>
            <w:right w:val="none" w:sz="0" w:space="0" w:color="auto"/>
          </w:divBdr>
        </w:div>
        <w:div w:id="1352951000">
          <w:marLeft w:val="1166"/>
          <w:marRight w:val="0"/>
          <w:marTop w:val="0"/>
          <w:marBottom w:val="0"/>
          <w:divBdr>
            <w:top w:val="none" w:sz="0" w:space="0" w:color="auto"/>
            <w:left w:val="none" w:sz="0" w:space="0" w:color="auto"/>
            <w:bottom w:val="none" w:sz="0" w:space="0" w:color="auto"/>
            <w:right w:val="none" w:sz="0" w:space="0" w:color="auto"/>
          </w:divBdr>
        </w:div>
        <w:div w:id="1718312166">
          <w:marLeft w:val="1166"/>
          <w:marRight w:val="0"/>
          <w:marTop w:val="0"/>
          <w:marBottom w:val="0"/>
          <w:divBdr>
            <w:top w:val="none" w:sz="0" w:space="0" w:color="auto"/>
            <w:left w:val="none" w:sz="0" w:space="0" w:color="auto"/>
            <w:bottom w:val="none" w:sz="0" w:space="0" w:color="auto"/>
            <w:right w:val="none" w:sz="0" w:space="0" w:color="auto"/>
          </w:divBdr>
        </w:div>
        <w:div w:id="490099494">
          <w:marLeft w:val="547"/>
          <w:marRight w:val="0"/>
          <w:marTop w:val="0"/>
          <w:marBottom w:val="0"/>
          <w:divBdr>
            <w:top w:val="none" w:sz="0" w:space="0" w:color="auto"/>
            <w:left w:val="none" w:sz="0" w:space="0" w:color="auto"/>
            <w:bottom w:val="none" w:sz="0" w:space="0" w:color="auto"/>
            <w:right w:val="none" w:sz="0" w:space="0" w:color="auto"/>
          </w:divBdr>
        </w:div>
      </w:divsChild>
    </w:div>
    <w:div w:id="202161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20849;&#36890;&#37096;&#21697;&#21033;&#29992;&#12398;&#25163;&#24341;&#12365;.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4270CF-6B9D-4EBA-8E37-A91D3C61A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共通部品利用の手引き.dotx</Template>
  <TotalTime>388</TotalTime>
  <Pages>21</Pages>
  <Words>759</Words>
  <Characters>4332</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１</vt:lpstr>
    </vt:vector>
  </TitlesOfParts>
  <Company>Microsoft</Company>
  <LinksUpToDate>false</LinksUpToDate>
  <CharactersWithSpaces>5081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１</dc:title>
  <dc:creator>1134310010568</dc:creator>
  <cp:lastModifiedBy>小林　敬志</cp:lastModifiedBy>
  <cp:revision>128</cp:revision>
  <cp:lastPrinted>2015-11-06T04:12:00Z</cp:lastPrinted>
  <dcterms:created xsi:type="dcterms:W3CDTF">2015-11-04T05:46:00Z</dcterms:created>
  <dcterms:modified xsi:type="dcterms:W3CDTF">2015-11-17T14:50:00Z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-827277228</vt:i4>
  </property>
</Properties>
</file>